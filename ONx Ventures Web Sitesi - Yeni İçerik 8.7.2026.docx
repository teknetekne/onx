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0E7481" w14:textId="18C9D574" w:rsidR="00593F46" w:rsidRPr="00DC6502" w:rsidRDefault="00DC6502">
      <w:pPr>
        <w:rPr>
          <w:b/>
          <w:bCs/>
        </w:rPr>
      </w:pPr>
      <w:r w:rsidRPr="009A2F7B">
        <w:rPr>
          <w:b/>
          <w:bCs/>
        </w:rPr>
        <w:t>ONx</w:t>
      </w:r>
      <w:r>
        <w:rPr>
          <w:b/>
          <w:bCs/>
        </w:rPr>
        <w:t xml:space="preserve"> Ventures</w:t>
      </w:r>
      <w:r w:rsidRPr="009A2F7B">
        <w:rPr>
          <w:b/>
          <w:bCs/>
        </w:rPr>
        <w:t xml:space="preserve"> Web Sitesi</w:t>
      </w:r>
    </w:p>
    <w:p w14:paraId="7EC01C55" w14:textId="16C2EE40" w:rsidR="00D460EE" w:rsidRDefault="00DC6502" w:rsidP="00DC6502">
      <w:pPr>
        <w:rPr>
          <w:b/>
          <w:bCs/>
        </w:rPr>
      </w:pPr>
      <w:r w:rsidRPr="009A2F7B">
        <w:rPr>
          <w:b/>
          <w:bCs/>
        </w:rPr>
        <w:t>HAKKINDA</w:t>
      </w:r>
    </w:p>
    <w:p w14:paraId="44C84A06" w14:textId="0D27FBCD" w:rsidR="00DC6502" w:rsidRPr="009411D2" w:rsidRDefault="00DC6502" w:rsidP="00DC6502">
      <w:pPr>
        <w:rPr>
          <w:b/>
          <w:bCs/>
          <w:i/>
          <w:iCs/>
        </w:rPr>
      </w:pPr>
      <w:r w:rsidRPr="009411D2">
        <w:rPr>
          <w:b/>
          <w:bCs/>
          <w:i/>
          <w:iCs/>
        </w:rPr>
        <w:t>Finansın Geleceğini Birlikte Şekillendiriyoruz</w:t>
      </w:r>
    </w:p>
    <w:p w14:paraId="518A1491" w14:textId="77777777" w:rsidR="002A4CEB" w:rsidRDefault="00DC6502" w:rsidP="002A4CEB">
      <w:pPr>
        <w:rPr>
          <w:ins w:id="0" w:author="Merve Çavdar" w:date="2026-07-07T15:19:00Z" w16du:dateUtc="2026-07-07T12:19:00Z"/>
          <w:rFonts w:eastAsia="Times New Roman" w:cs="Times New Roman"/>
          <w:kern w:val="0"/>
          <w14:ligatures w14:val="none"/>
        </w:rPr>
      </w:pPr>
      <w:r w:rsidRPr="00DC6502">
        <w:rPr>
          <w:rFonts w:eastAsia="Times New Roman" w:cs="Times New Roman"/>
          <w:kern w:val="0"/>
          <w14:ligatures w14:val="none"/>
        </w:rPr>
        <w:t xml:space="preserve">ONx Ventures, Burgan Bank’ın dijital dönüşüm stratejisinin önemli bir adımı olarak ON Dijital çatısı altında kurduğu yenilikçi girişim ekosistemidir. </w:t>
      </w:r>
      <w:r w:rsidR="006C15A2">
        <w:rPr>
          <w:rFonts w:eastAsia="Times New Roman" w:cs="Times New Roman"/>
          <w:kern w:val="0"/>
          <w14:ligatures w14:val="none"/>
        </w:rPr>
        <w:t>ONx Ventures s</w:t>
      </w:r>
      <w:r w:rsidR="006C15A2" w:rsidRPr="00DC6502">
        <w:rPr>
          <w:rFonts w:eastAsia="Times New Roman" w:cs="Times New Roman"/>
          <w:kern w:val="0"/>
          <w14:ligatures w14:val="none"/>
        </w:rPr>
        <w:t xml:space="preserve">adece bir yatırım yapılanması değil; yatırım, iş birliği ve kurum içi inovasyonu aynı çatı altında toplayan bütünsel bir </w:t>
      </w:r>
      <w:del w:id="1" w:author="Merve Çavdar" w:date="2026-07-07T14:44:00Z" w16du:dateUtc="2026-07-07T11:44:00Z">
        <w:r w:rsidR="006C15A2" w:rsidRPr="00DC6502" w:rsidDel="00B71D75">
          <w:rPr>
            <w:rFonts w:eastAsia="Times New Roman" w:cs="Times New Roman"/>
            <w:kern w:val="0"/>
            <w14:ligatures w14:val="none"/>
          </w:rPr>
          <w:delText xml:space="preserve">inovasyon modeli </w:delText>
        </w:r>
      </w:del>
      <w:ins w:id="2" w:author="Esra Eğilmez" w:date="2026-01-09T15:31:00Z">
        <w:del w:id="3" w:author="Merve Çavdar" w:date="2026-07-07T14:44:00Z" w16du:dateUtc="2026-07-07T11:44:00Z">
          <w:r w:rsidR="001037AA" w:rsidDel="00B71D75">
            <w:rPr>
              <w:rFonts w:eastAsia="Times New Roman" w:cs="Times New Roman"/>
              <w:kern w:val="0"/>
              <w14:ligatures w14:val="none"/>
            </w:rPr>
            <w:delText>dir</w:delText>
          </w:r>
        </w:del>
      </w:ins>
      <w:ins w:id="4" w:author="Merve Çavdar" w:date="2026-07-07T14:44:00Z" w16du:dateUtc="2026-07-07T11:44:00Z">
        <w:r w:rsidR="00B71D75">
          <w:rPr>
            <w:rFonts w:eastAsia="Times New Roman" w:cs="Times New Roman"/>
            <w:kern w:val="0"/>
            <w14:ligatures w14:val="none"/>
          </w:rPr>
          <w:t>yapıdır</w:t>
        </w:r>
      </w:ins>
      <w:del w:id="5" w:author="Esra Eğilmez" w:date="2026-01-09T15:31:00Z">
        <w:r w:rsidR="006C15A2" w:rsidRPr="00DC6502" w:rsidDel="001037AA">
          <w:rPr>
            <w:rFonts w:eastAsia="Times New Roman" w:cs="Times New Roman"/>
            <w:kern w:val="0"/>
            <w14:ligatures w14:val="none"/>
          </w:rPr>
          <w:delText>sunar</w:delText>
        </w:r>
      </w:del>
      <w:r w:rsidR="006C15A2" w:rsidRPr="00DC6502">
        <w:rPr>
          <w:rFonts w:eastAsia="Times New Roman" w:cs="Times New Roman"/>
          <w:kern w:val="0"/>
          <w14:ligatures w14:val="none"/>
        </w:rPr>
        <w:t xml:space="preserve">. Bölgesel gücünü global vizyonla birleştiren ONx Ventures, Türkiye’deki </w:t>
      </w:r>
      <w:r w:rsidR="007D013E">
        <w:rPr>
          <w:rFonts w:eastAsia="Times New Roman" w:cs="Times New Roman"/>
          <w:kern w:val="0"/>
          <w14:ligatures w14:val="none"/>
        </w:rPr>
        <w:t xml:space="preserve">fintech ve insurtech </w:t>
      </w:r>
      <w:r w:rsidR="006C15A2" w:rsidRPr="00DC6502">
        <w:rPr>
          <w:rFonts w:eastAsia="Times New Roman" w:cs="Times New Roman"/>
          <w:kern w:val="0"/>
          <w14:ligatures w14:val="none"/>
        </w:rPr>
        <w:t>girişimlerin</w:t>
      </w:r>
      <w:r w:rsidR="007D013E">
        <w:rPr>
          <w:rFonts w:eastAsia="Times New Roman" w:cs="Times New Roman"/>
          <w:kern w:val="0"/>
          <w14:ligatures w14:val="none"/>
        </w:rPr>
        <w:t>in</w:t>
      </w:r>
      <w:r w:rsidR="006C15A2" w:rsidRPr="00DC6502">
        <w:rPr>
          <w:rFonts w:eastAsia="Times New Roman" w:cs="Times New Roman"/>
          <w:kern w:val="0"/>
          <w14:ligatures w14:val="none"/>
        </w:rPr>
        <w:t xml:space="preserve"> MENA bölgesine ve uluslararası pazarlara açılmasına imkan tanır.</w:t>
      </w:r>
      <w:ins w:id="6" w:author="Merve Çavdar" w:date="2026-07-07T15:15:00Z" w16du:dateUtc="2026-07-07T12:15:00Z">
        <w:r w:rsidR="002A4CEB">
          <w:rPr>
            <w:rFonts w:eastAsia="Times New Roman" w:cs="Times New Roman"/>
            <w:kern w:val="0"/>
            <w14:ligatures w14:val="none"/>
          </w:rPr>
          <w:t xml:space="preserve"> </w:t>
        </w:r>
      </w:ins>
    </w:p>
    <w:p w14:paraId="02024742" w14:textId="1CC68F5D" w:rsidR="002A4CEB" w:rsidRPr="002A4CEB" w:rsidDel="002A4CEB" w:rsidRDefault="002A4CEB" w:rsidP="002A4CEB">
      <w:pPr>
        <w:rPr>
          <w:del w:id="7" w:author="Merve Çavdar" w:date="2026-07-07T15:15:00Z" w16du:dateUtc="2026-07-07T12:15:00Z"/>
          <w:moveTo w:id="8" w:author="Merve Çavdar" w:date="2026-07-07T15:15:00Z" w16du:dateUtc="2026-07-07T12:15:00Z"/>
          <w:rFonts w:eastAsia="Times New Roman" w:cs="Times New Roman"/>
          <w:kern w:val="0"/>
          <w14:ligatures w14:val="none"/>
          <w:rPrChange w:id="9" w:author="Merve Çavdar" w:date="2026-07-07T15:15:00Z" w16du:dateUtc="2026-07-07T12:15:00Z">
            <w:rPr>
              <w:del w:id="10" w:author="Merve Çavdar" w:date="2026-07-07T15:15:00Z" w16du:dateUtc="2026-07-07T12:15:00Z"/>
              <w:moveTo w:id="11" w:author="Merve Çavdar" w:date="2026-07-07T15:15:00Z" w16du:dateUtc="2026-07-07T12:15:00Z"/>
              <w:b/>
              <w:bCs/>
            </w:rPr>
          </w:rPrChange>
        </w:rPr>
      </w:pPr>
      <w:ins w:id="12" w:author="Merve Çavdar" w:date="2026-07-07T15:19:00Z" w16du:dateUtc="2026-07-07T12:19:00Z">
        <w:r>
          <w:rPr>
            <w:rFonts w:eastAsia="Times New Roman" w:cs="Times New Roman"/>
            <w:kern w:val="0"/>
            <w14:ligatures w14:val="none"/>
          </w:rPr>
          <w:t>ONx Ventures a</w:t>
        </w:r>
      </w:ins>
      <w:ins w:id="13" w:author="Merve Çavdar" w:date="2026-07-07T15:15:00Z" w16du:dateUtc="2026-07-07T12:15:00Z">
        <w:r>
          <w:rPr>
            <w:rFonts w:eastAsia="Times New Roman" w:cs="Times New Roman"/>
            <w:kern w:val="0"/>
            <w14:ligatures w14:val="none"/>
          </w:rPr>
          <w:t xml:space="preserve">yrıca </w:t>
        </w:r>
      </w:ins>
      <w:moveToRangeStart w:id="14" w:author="Merve Çavdar" w:date="2026-07-07T15:15:00Z" w:name="move234329719"/>
      <w:moveTo w:id="15" w:author="Merve Çavdar" w:date="2026-07-07T15:15:00Z" w16du:dateUtc="2026-07-07T12:15:00Z">
        <w:del w:id="16" w:author="Merve Çavdar" w:date="2026-07-07T15:15:00Z" w16du:dateUtc="2026-07-07T12:15:00Z">
          <w:r w:rsidRPr="00471AA7" w:rsidDel="002A4CEB">
            <w:rPr>
              <w:b/>
              <w:bCs/>
            </w:rPr>
            <w:delText>ONx NETWORK</w:delText>
          </w:r>
        </w:del>
      </w:moveTo>
    </w:p>
    <w:p w14:paraId="2C746AB2" w14:textId="7DE0D150" w:rsidR="002A4CEB" w:rsidRPr="00471AA7" w:rsidDel="009D37E9" w:rsidRDefault="002A4CEB" w:rsidP="002A4CEB">
      <w:pPr>
        <w:rPr>
          <w:del w:id="17" w:author="Merve Çavdar" w:date="2026-07-07T15:20:00Z" w16du:dateUtc="2026-07-07T12:20:00Z"/>
          <w:moveTo w:id="18" w:author="Merve Çavdar" w:date="2026-07-07T15:15:00Z" w16du:dateUtc="2026-07-07T12:15:00Z"/>
        </w:rPr>
      </w:pPr>
      <w:moveTo w:id="19" w:author="Merve Çavdar" w:date="2026-07-07T15:15:00Z" w16du:dateUtc="2026-07-07T12:15:00Z">
        <w:r w:rsidRPr="00471AA7">
          <w:t xml:space="preserve">Burgan Bank, Burgan Yatırım, Burgan Leasing ve ON Dijital ekosisteminin teknoloji ortaklarını girişimlerle buluşturan iş birliği </w:t>
        </w:r>
        <w:del w:id="20" w:author="Merve Çavdar" w:date="2026-07-07T15:19:00Z" w16du:dateUtc="2026-07-07T12:19:00Z">
          <w:r w:rsidRPr="00471AA7" w:rsidDel="002A4CEB">
            <w:delText>ağıdır.</w:delText>
          </w:r>
          <w:r w:rsidDel="002A4CEB">
            <w:delText xml:space="preserve"> </w:delText>
          </w:r>
        </w:del>
      </w:moveTo>
      <w:ins w:id="21" w:author="Merve Çavdar" w:date="2026-07-07T15:19:00Z" w16du:dateUtc="2026-07-07T12:19:00Z">
        <w:r>
          <w:t>ağı ola</w:t>
        </w:r>
      </w:ins>
      <w:ins w:id="22" w:author="Merve Çavdar" w:date="2026-07-07T15:20:00Z" w16du:dateUtc="2026-07-07T12:20:00Z">
        <w:r>
          <w:t xml:space="preserve">rak görev yapar. </w:t>
        </w:r>
      </w:ins>
      <w:moveTo w:id="23" w:author="Merve Çavdar" w:date="2026-07-07T15:15:00Z" w16du:dateUtc="2026-07-07T12:15:00Z">
        <w:r>
          <w:t xml:space="preserve">Ekosistemde yer alan girişimlerle odaklı buluşmalar gerçekleştirilir. </w:t>
        </w:r>
      </w:moveTo>
      <w:ins w:id="24" w:author="Merve Çavdar" w:date="2026-07-07T15:20:00Z" w16du:dateUtc="2026-07-07T12:20:00Z">
        <w:r w:rsidR="009D37E9">
          <w:t xml:space="preserve"> </w:t>
        </w:r>
      </w:ins>
    </w:p>
    <w:p w14:paraId="092DFF98" w14:textId="2A524ABE" w:rsidR="002A4CEB" w:rsidDel="009D37E9" w:rsidRDefault="002A4CEB" w:rsidP="002A4CEB">
      <w:pPr>
        <w:rPr>
          <w:del w:id="25" w:author="Merve Çavdar" w:date="2026-07-07T15:24:00Z" w16du:dateUtc="2026-07-07T12:24:00Z"/>
          <w:moveTo w:id="26" w:author="Merve Çavdar" w:date="2026-07-07T15:15:00Z" w16du:dateUtc="2026-07-07T12:15:00Z"/>
        </w:rPr>
      </w:pPr>
      <w:moveTo w:id="27" w:author="Merve Çavdar" w:date="2026-07-07T15:15:00Z" w16du:dateUtc="2026-07-07T12:15:00Z">
        <w:r w:rsidRPr="00471AA7">
          <w:t>Girişimlere</w:t>
        </w:r>
        <w:r>
          <w:t>;</w:t>
        </w:r>
      </w:moveTo>
      <w:ins w:id="28" w:author="Merve Çavdar" w:date="2026-07-07T15:24:00Z" w16du:dateUtc="2026-07-07T12:24:00Z">
        <w:r w:rsidR="009D37E9">
          <w:t xml:space="preserve"> </w:t>
        </w:r>
      </w:ins>
    </w:p>
    <w:p w14:paraId="44B314EE" w14:textId="59292140" w:rsidR="002A4CEB" w:rsidDel="009D37E9" w:rsidRDefault="002A4CEB" w:rsidP="009D37E9">
      <w:pPr>
        <w:rPr>
          <w:del w:id="29" w:author="Merve Çavdar" w:date="2026-07-07T15:24:00Z" w16du:dateUtc="2026-07-07T12:24:00Z"/>
          <w:moveTo w:id="30" w:author="Merve Çavdar" w:date="2026-07-07T15:15:00Z" w16du:dateUtc="2026-07-07T12:15:00Z"/>
        </w:rPr>
        <w:pPrChange w:id="31" w:author="Merve Çavdar" w:date="2026-07-07T15:24:00Z" w16du:dateUtc="2026-07-07T12:24:00Z">
          <w:pPr>
            <w:pStyle w:val="ListParagraph"/>
            <w:numPr>
              <w:numId w:val="5"/>
            </w:numPr>
            <w:ind w:hanging="360"/>
          </w:pPr>
        </w:pPrChange>
      </w:pPr>
      <w:moveTo w:id="32" w:author="Merve Çavdar" w:date="2026-07-07T15:15:00Z" w16du:dateUtc="2026-07-07T12:15:00Z">
        <w:r w:rsidRPr="00471AA7">
          <w:t>banka ve iştiraklerle pilot çalışma,</w:t>
        </w:r>
      </w:moveTo>
      <w:ins w:id="33" w:author="Merve Çavdar" w:date="2026-07-07T15:24:00Z" w16du:dateUtc="2026-07-07T12:24:00Z">
        <w:r w:rsidR="009D37E9">
          <w:t xml:space="preserve"> </w:t>
        </w:r>
      </w:ins>
    </w:p>
    <w:p w14:paraId="2536B678" w14:textId="39D80F91" w:rsidR="002A4CEB" w:rsidDel="009D37E9" w:rsidRDefault="002A4CEB" w:rsidP="009D37E9">
      <w:pPr>
        <w:rPr>
          <w:del w:id="34" w:author="Merve Çavdar" w:date="2026-07-07T15:24:00Z" w16du:dateUtc="2026-07-07T12:24:00Z"/>
          <w:moveTo w:id="35" w:author="Merve Çavdar" w:date="2026-07-07T15:15:00Z" w16du:dateUtc="2026-07-07T12:15:00Z"/>
        </w:rPr>
        <w:pPrChange w:id="36" w:author="Merve Çavdar" w:date="2026-07-07T15:24:00Z" w16du:dateUtc="2026-07-07T12:24:00Z">
          <w:pPr>
            <w:pStyle w:val="ListParagraph"/>
            <w:numPr>
              <w:numId w:val="5"/>
            </w:numPr>
            <w:ind w:hanging="360"/>
          </w:pPr>
        </w:pPrChange>
      </w:pPr>
      <w:moveTo w:id="37" w:author="Merve Çavdar" w:date="2026-07-07T15:15:00Z" w16du:dateUtc="2026-07-07T12:15:00Z">
        <w:r w:rsidRPr="00471AA7">
          <w:t>ürün geliştirme,</w:t>
        </w:r>
      </w:moveTo>
      <w:ins w:id="38" w:author="Merve Çavdar" w:date="2026-07-07T15:24:00Z" w16du:dateUtc="2026-07-07T12:24:00Z">
        <w:r w:rsidR="009D37E9">
          <w:t xml:space="preserve"> </w:t>
        </w:r>
      </w:ins>
    </w:p>
    <w:p w14:paraId="3F02E26D" w14:textId="77777777" w:rsidR="002A4CEB" w:rsidDel="009D37E9" w:rsidRDefault="002A4CEB" w:rsidP="009D37E9">
      <w:pPr>
        <w:rPr>
          <w:del w:id="39" w:author="Merve Çavdar" w:date="2026-07-07T15:24:00Z" w16du:dateUtc="2026-07-07T12:24:00Z"/>
        </w:rPr>
        <w:pPrChange w:id="40" w:author="Merve Çavdar" w:date="2026-07-07T15:24:00Z" w16du:dateUtc="2026-07-07T12:24:00Z">
          <w:pPr>
            <w:pStyle w:val="ListParagraph"/>
            <w:numPr>
              <w:numId w:val="5"/>
            </w:numPr>
            <w:ind w:hanging="360"/>
          </w:pPr>
        </w:pPrChange>
      </w:pPr>
      <w:moveTo w:id="41" w:author="Merve Çavdar" w:date="2026-07-07T15:15:00Z" w16du:dateUtc="2026-07-07T12:15:00Z">
        <w:r w:rsidRPr="00471AA7">
          <w:t>Kuveyt ve MENA bölgesine açılma</w:t>
        </w:r>
        <w:r>
          <w:t xml:space="preserve"> </w:t>
        </w:r>
        <w:r w:rsidRPr="00471AA7">
          <w:t>fırsatları sunar.</w:t>
        </w:r>
        <w:r>
          <w:t xml:space="preserve"> </w:t>
        </w:r>
      </w:moveTo>
    </w:p>
    <w:moveToRangeEnd w:id="14"/>
    <w:p w14:paraId="0C25DAEF" w14:textId="77777777" w:rsidR="002A4CEB" w:rsidRPr="009D37E9" w:rsidRDefault="002A4CEB" w:rsidP="009D37E9">
      <w:pPr>
        <w:rPr>
          <w:rFonts w:eastAsia="Times New Roman" w:cs="Times New Roman"/>
          <w:kern w:val="0"/>
          <w14:ligatures w14:val="none"/>
          <w:rPrChange w:id="42" w:author="Merve Çavdar" w:date="2026-07-07T15:24:00Z" w16du:dateUtc="2026-07-07T12:24:00Z">
            <w:rPr/>
          </w:rPrChange>
        </w:rPr>
      </w:pPr>
    </w:p>
    <w:p w14:paraId="2717DFD7" w14:textId="7172AE5D" w:rsidR="00DC6502" w:rsidDel="00B71D75" w:rsidRDefault="006C15A2">
      <w:pPr>
        <w:rPr>
          <w:del w:id="43" w:author="Merve Çavdar" w:date="2026-07-07T14:49:00Z" w16du:dateUtc="2026-07-07T11:49:00Z"/>
          <w:rFonts w:eastAsia="Times New Roman" w:cs="Times New Roman"/>
          <w:kern w:val="0"/>
          <w14:ligatures w14:val="none"/>
        </w:rPr>
      </w:pPr>
      <w:r>
        <w:rPr>
          <w:rFonts w:eastAsia="Times New Roman" w:cs="Times New Roman"/>
          <w:kern w:val="0"/>
          <w14:ligatures w14:val="none"/>
        </w:rPr>
        <w:t>ONx Ventures olarak</w:t>
      </w:r>
      <w:r w:rsidRPr="00DC6502">
        <w:rPr>
          <w:rFonts w:eastAsia="Times New Roman" w:cs="Times New Roman"/>
          <w:kern w:val="0"/>
          <w14:ligatures w14:val="none"/>
        </w:rPr>
        <w:t xml:space="preserve"> doğrudan yatırımın ötesine geçen</w:t>
      </w:r>
      <w:ins w:id="44" w:author="Esra Eğilmez" w:date="2026-01-09T15:31:00Z">
        <w:r w:rsidR="001037AA">
          <w:rPr>
            <w:rFonts w:eastAsia="Times New Roman" w:cs="Times New Roman"/>
            <w:kern w:val="0"/>
            <w14:ligatures w14:val="none"/>
          </w:rPr>
          <w:t>,</w:t>
        </w:r>
      </w:ins>
      <w:del w:id="45" w:author="Esra Eğilmez" w:date="2026-01-09T15:31:00Z">
        <w:r w:rsidRPr="00DC6502" w:rsidDel="001037AA">
          <w:rPr>
            <w:rFonts w:eastAsia="Times New Roman" w:cs="Times New Roman"/>
            <w:kern w:val="0"/>
            <w14:ligatures w14:val="none"/>
          </w:rPr>
          <w:delText>;</w:delText>
        </w:r>
      </w:del>
      <w:r w:rsidRPr="00DC6502">
        <w:rPr>
          <w:rFonts w:eastAsia="Times New Roman" w:cs="Times New Roman"/>
          <w:kern w:val="0"/>
          <w14:ligatures w14:val="none"/>
        </w:rPr>
        <w:t xml:space="preserve"> bilgi, network ve stratejik iş birliğiyle büyüyen bir değer yaratımı modeli sunuyoruz.</w:t>
      </w:r>
    </w:p>
    <w:p w14:paraId="6D867C9D" w14:textId="602C121D" w:rsidR="006C15A2" w:rsidRDefault="006C15A2">
      <w:pPr>
        <w:rPr>
          <w:rFonts w:eastAsia="Times New Roman" w:cs="Times New Roman"/>
          <w:b/>
          <w:bCs/>
          <w:kern w:val="0"/>
          <w14:ligatures w14:val="none"/>
        </w:rPr>
      </w:pPr>
      <w:del w:id="46" w:author="Merve Çavdar" w:date="2026-07-07T14:49:00Z" w16du:dateUtc="2026-07-07T11:49:00Z">
        <w:r w:rsidRPr="007F53DF" w:rsidDel="00B71D75">
          <w:rPr>
            <w:rFonts w:eastAsia="Times New Roman" w:cs="Times New Roman"/>
            <w:b/>
            <w:bCs/>
            <w:kern w:val="0"/>
            <w14:ligatures w14:val="none"/>
          </w:rPr>
          <w:delText xml:space="preserve">ONx </w:delText>
        </w:r>
        <w:r w:rsidR="009411D2" w:rsidRPr="007F53DF" w:rsidDel="00B71D75">
          <w:rPr>
            <w:rFonts w:eastAsia="Times New Roman" w:cs="Times New Roman"/>
            <w:b/>
            <w:bCs/>
            <w:kern w:val="0"/>
            <w14:ligatures w14:val="none"/>
          </w:rPr>
          <w:delText>FUND</w:delText>
        </w:r>
      </w:del>
    </w:p>
    <w:p w14:paraId="00D98D70" w14:textId="2E8DE3CE" w:rsidR="007F53DF" w:rsidRDefault="00033BB6" w:rsidP="007F53DF">
      <w:pPr>
        <w:spacing w:before="100" w:beforeAutospacing="1" w:after="100" w:afterAutospacing="1" w:line="240" w:lineRule="auto"/>
        <w:rPr>
          <w:rFonts w:eastAsia="Times New Roman" w:cs="Times New Roman"/>
          <w:kern w:val="0"/>
          <w14:ligatures w14:val="none"/>
        </w:rPr>
      </w:pPr>
      <w:ins w:id="47" w:author="Merve Çavdar" w:date="2026-07-07T14:59:00Z" w16du:dateUtc="2026-07-07T11:59:00Z">
        <w:r>
          <w:rPr>
            <w:rFonts w:eastAsia="Times New Roman" w:cs="Times New Roman"/>
            <w:kern w:val="0"/>
            <w14:ligatures w14:val="none"/>
          </w:rPr>
          <w:t>ONx fonu</w:t>
        </w:r>
      </w:ins>
      <w:del w:id="48" w:author="Merve Çavdar" w:date="2026-07-07T14:59:00Z" w16du:dateUtc="2026-07-07T11:59:00Z">
        <w:r w:rsidR="007F53DF" w:rsidDel="00033BB6">
          <w:rPr>
            <w:rFonts w:eastAsia="Times New Roman" w:cs="Times New Roman"/>
            <w:kern w:val="0"/>
            <w14:ligatures w14:val="none"/>
          </w:rPr>
          <w:delText>Fon</w:delText>
        </w:r>
      </w:del>
      <w:r w:rsidR="007F53DF">
        <w:rPr>
          <w:rFonts w:eastAsia="Times New Roman" w:cs="Times New Roman"/>
          <w:kern w:val="0"/>
          <w14:ligatures w14:val="none"/>
        </w:rPr>
        <w:t xml:space="preserve"> </w:t>
      </w:r>
      <w:r w:rsidR="007F53DF" w:rsidRPr="009A2F7B">
        <w:rPr>
          <w:rFonts w:eastAsia="Times New Roman" w:cs="Times New Roman"/>
          <w:kern w:val="0"/>
          <w14:ligatures w14:val="none"/>
        </w:rPr>
        <w:t xml:space="preserve">finansal teknolojiler başta olmak üzere dijital dönüşümü hızlandıran </w:t>
      </w:r>
      <w:r w:rsidR="007F53DF" w:rsidRPr="00623A95">
        <w:rPr>
          <w:rFonts w:eastAsia="Times New Roman" w:cs="Times New Roman"/>
          <w:kern w:val="0"/>
          <w14:ligatures w14:val="none"/>
          <w:rPrChange w:id="49" w:author="Merve Çavdar" w:date="2026-07-07T15:01:00Z" w16du:dateUtc="2026-07-07T12:01:00Z">
            <w:rPr>
              <w:rFonts w:eastAsia="Times New Roman" w:cs="Times New Roman"/>
              <w:b/>
              <w:bCs/>
              <w:kern w:val="0"/>
              <w14:ligatures w14:val="none"/>
            </w:rPr>
          </w:rPrChange>
        </w:rPr>
        <w:t>erken aşama girişimlere</w:t>
      </w:r>
      <w:r w:rsidR="007F53DF" w:rsidRPr="009A2F7B">
        <w:rPr>
          <w:rFonts w:eastAsia="Times New Roman" w:cs="Times New Roman"/>
          <w:kern w:val="0"/>
          <w14:ligatures w14:val="none"/>
        </w:rPr>
        <w:t xml:space="preserve"> yatırım yaparak bankanın vizyonunu geleceğe taşır.</w:t>
      </w:r>
    </w:p>
    <w:p w14:paraId="74B3E430" w14:textId="77777777" w:rsidR="007F53DF" w:rsidRPr="009A2F7B" w:rsidRDefault="007F53DF" w:rsidP="009411D2">
      <w:pPr>
        <w:pStyle w:val="NormalWeb"/>
        <w:ind w:left="360"/>
        <w:rPr>
          <w:rFonts w:asciiTheme="minorHAnsi" w:hAnsiTheme="minorHAnsi"/>
        </w:rPr>
      </w:pPr>
      <w:r w:rsidRPr="009A2F7B">
        <w:rPr>
          <w:rStyle w:val="Strong"/>
          <w:rFonts w:asciiTheme="minorHAnsi" w:eastAsiaTheme="majorEastAsia" w:hAnsiTheme="minorHAnsi"/>
        </w:rPr>
        <w:t>Yatırım Yaklaşımımız:</w:t>
      </w:r>
    </w:p>
    <w:p w14:paraId="3445F7C7" w14:textId="190E0D5E" w:rsidR="007F53DF" w:rsidRPr="009A2F7B" w:rsidRDefault="007F53DF" w:rsidP="009411D2">
      <w:pPr>
        <w:pStyle w:val="NormalWeb"/>
        <w:numPr>
          <w:ilvl w:val="0"/>
          <w:numId w:val="2"/>
        </w:numPr>
        <w:tabs>
          <w:tab w:val="clear" w:pos="720"/>
          <w:tab w:val="num" w:pos="1440"/>
        </w:tabs>
        <w:ind w:left="1080"/>
        <w:rPr>
          <w:rFonts w:asciiTheme="minorHAnsi" w:hAnsiTheme="minorHAnsi"/>
        </w:rPr>
      </w:pPr>
      <w:r w:rsidRPr="009A2F7B">
        <w:rPr>
          <w:rFonts w:asciiTheme="minorHAnsi" w:hAnsiTheme="minorHAnsi"/>
        </w:rPr>
        <w:t>Ürünü veya hizmeti geliştirme aşamasında olan girişimlere tohum (seed) yatırımları</w:t>
      </w:r>
      <w:r>
        <w:rPr>
          <w:rFonts w:asciiTheme="minorHAnsi" w:hAnsiTheme="minorHAnsi"/>
        </w:rPr>
        <w:t xml:space="preserve"> ve seri A seviyesinde yatırımlar</w:t>
      </w:r>
    </w:p>
    <w:p w14:paraId="7B3F6E2C" w14:textId="37E0757C" w:rsidR="007F53DF" w:rsidRPr="009A2F7B" w:rsidRDefault="007F53DF" w:rsidP="009411D2">
      <w:pPr>
        <w:pStyle w:val="NormalWeb"/>
        <w:numPr>
          <w:ilvl w:val="0"/>
          <w:numId w:val="2"/>
        </w:numPr>
        <w:tabs>
          <w:tab w:val="clear" w:pos="720"/>
          <w:tab w:val="num" w:pos="1440"/>
        </w:tabs>
        <w:ind w:left="1080"/>
        <w:rPr>
          <w:rFonts w:asciiTheme="minorHAnsi" w:hAnsiTheme="minorHAnsi"/>
        </w:rPr>
      </w:pPr>
      <w:r w:rsidRPr="009A2F7B">
        <w:rPr>
          <w:rFonts w:asciiTheme="minorHAnsi" w:hAnsiTheme="minorHAnsi"/>
        </w:rPr>
        <w:t>Stratejik uyum, ölçeklenebilirlik ve yenilik odaklı seçim süreci</w:t>
      </w:r>
    </w:p>
    <w:p w14:paraId="4B7288DE" w14:textId="77777777" w:rsidR="007F53DF" w:rsidRPr="004239F6" w:rsidRDefault="007F53DF" w:rsidP="009411D2">
      <w:pPr>
        <w:pStyle w:val="NormalWeb"/>
        <w:numPr>
          <w:ilvl w:val="0"/>
          <w:numId w:val="2"/>
        </w:numPr>
        <w:tabs>
          <w:tab w:val="clear" w:pos="720"/>
          <w:tab w:val="num" w:pos="1440"/>
        </w:tabs>
        <w:ind w:left="1080"/>
        <w:rPr>
          <w:rFonts w:asciiTheme="minorHAnsi" w:hAnsiTheme="minorHAnsi"/>
        </w:rPr>
      </w:pPr>
      <w:r w:rsidRPr="009A2F7B">
        <w:rPr>
          <w:rFonts w:asciiTheme="minorHAnsi" w:hAnsiTheme="minorHAnsi"/>
        </w:rPr>
        <w:t>Finansal getirinin ötesinde, uzun vadeli iş birliği ve kurumsal sinerji hedefi</w:t>
      </w:r>
    </w:p>
    <w:p w14:paraId="7CEA1059" w14:textId="52BD9542" w:rsidR="007F53DF" w:rsidRDefault="00471AA7" w:rsidP="009411D2">
      <w:pPr>
        <w:ind w:left="360"/>
        <w:rPr>
          <w:rFonts w:eastAsia="Times New Roman" w:cs="Times New Roman"/>
          <w:b/>
          <w:bCs/>
          <w:kern w:val="0"/>
          <w14:ligatures w14:val="none"/>
        </w:rPr>
      </w:pPr>
      <w:r w:rsidRPr="00471AA7">
        <w:rPr>
          <w:rFonts w:eastAsia="Times New Roman" w:cs="Times New Roman"/>
          <w:b/>
          <w:bCs/>
          <w:kern w:val="0"/>
          <w14:ligatures w14:val="none"/>
        </w:rPr>
        <w:t>Odak Alanları</w:t>
      </w:r>
    </w:p>
    <w:p w14:paraId="2259461E" w14:textId="09C58010" w:rsidR="005830A2" w:rsidRDefault="005830A2" w:rsidP="009411D2">
      <w:pPr>
        <w:ind w:left="360"/>
        <w:rPr>
          <w:rFonts w:eastAsia="Times New Roman" w:cs="Times New Roman"/>
          <w:b/>
          <w:bCs/>
          <w:kern w:val="0"/>
          <w14:ligatures w14:val="none"/>
        </w:rPr>
      </w:pPr>
      <w:r>
        <w:rPr>
          <w:rFonts w:eastAsia="Times New Roman" w:cs="Times New Roman"/>
          <w:b/>
          <w:bCs/>
          <w:kern w:val="0"/>
          <w14:ligatures w14:val="none"/>
        </w:rPr>
        <w:t>Fintech</w:t>
      </w:r>
    </w:p>
    <w:p w14:paraId="56EAF477" w14:textId="59486FE2" w:rsidR="005830A2" w:rsidRPr="005830A2" w:rsidRDefault="005830A2" w:rsidP="005830A2">
      <w:pPr>
        <w:ind w:left="360"/>
        <w:rPr>
          <w:rFonts w:eastAsia="Times New Roman" w:cs="Times New Roman"/>
          <w:kern w:val="0"/>
          <w14:ligatures w14:val="none"/>
        </w:rPr>
      </w:pPr>
      <w:r w:rsidRPr="005830A2">
        <w:rPr>
          <w:rFonts w:eastAsia="Times New Roman" w:cs="Times New Roman"/>
          <w:kern w:val="0"/>
          <w14:ligatures w14:val="none"/>
        </w:rPr>
        <w:t>ONx Ventures olarak finansal hizmetlerin dijital dönüşümünü amaçlayan, yenilikçi Fin</w:t>
      </w:r>
      <w:ins w:id="50" w:author="Merve Çavdar" w:date="2026-07-07T15:02:00Z" w16du:dateUtc="2026-07-07T12:02:00Z">
        <w:r w:rsidR="00623A95">
          <w:rPr>
            <w:rFonts w:eastAsia="Times New Roman" w:cs="Times New Roman"/>
            <w:kern w:val="0"/>
            <w14:ligatures w14:val="none"/>
          </w:rPr>
          <w:t>t</w:t>
        </w:r>
      </w:ins>
      <w:del w:id="51" w:author="Merve Çavdar" w:date="2026-07-07T15:02:00Z" w16du:dateUtc="2026-07-07T12:02:00Z">
        <w:r w:rsidRPr="005830A2" w:rsidDel="00623A95">
          <w:rPr>
            <w:rFonts w:eastAsia="Times New Roman" w:cs="Times New Roman"/>
            <w:kern w:val="0"/>
            <w14:ligatures w14:val="none"/>
          </w:rPr>
          <w:delText>T</w:delText>
        </w:r>
      </w:del>
      <w:r w:rsidRPr="005830A2">
        <w:rPr>
          <w:rFonts w:eastAsia="Times New Roman" w:cs="Times New Roman"/>
          <w:kern w:val="0"/>
          <w14:ligatures w14:val="none"/>
        </w:rPr>
        <w:t xml:space="preserve">ech çözümlerine odaklanıyoruz. </w:t>
      </w:r>
      <w:ins w:id="52" w:author="Merve Çavdar" w:date="2026-07-07T15:02:00Z" w16du:dateUtc="2026-07-07T12:02:00Z">
        <w:r w:rsidR="00623A95">
          <w:rPr>
            <w:rFonts w:eastAsia="Times New Roman" w:cs="Times New Roman"/>
            <w:kern w:val="0"/>
            <w14:ligatures w14:val="none"/>
          </w:rPr>
          <w:t xml:space="preserve">Yatırım ve iş birliği açısından </w:t>
        </w:r>
      </w:ins>
      <w:del w:id="53" w:author="Merve Çavdar" w:date="2026-07-07T15:02:00Z" w16du:dateUtc="2026-07-07T12:02:00Z">
        <w:r w:rsidRPr="005830A2" w:rsidDel="00623A95">
          <w:rPr>
            <w:rFonts w:eastAsia="Times New Roman" w:cs="Times New Roman"/>
            <w:kern w:val="0"/>
            <w14:ligatures w14:val="none"/>
          </w:rPr>
          <w:delText>Öne çıkan</w:delText>
        </w:r>
      </w:del>
      <w:ins w:id="54" w:author="Merve Çavdar" w:date="2026-07-07T15:02:00Z" w16du:dateUtc="2026-07-07T12:02:00Z">
        <w:r w:rsidR="00623A95">
          <w:rPr>
            <w:rFonts w:eastAsia="Times New Roman" w:cs="Times New Roman"/>
            <w:kern w:val="0"/>
            <w14:ligatures w14:val="none"/>
          </w:rPr>
          <w:t>odaklandığımız</w:t>
        </w:r>
      </w:ins>
      <w:r w:rsidRPr="005830A2">
        <w:rPr>
          <w:rFonts w:eastAsia="Times New Roman" w:cs="Times New Roman"/>
          <w:kern w:val="0"/>
          <w14:ligatures w14:val="none"/>
        </w:rPr>
        <w:t xml:space="preserve"> alt alanla</w:t>
      </w:r>
      <w:ins w:id="55" w:author="Merve Çavdar" w:date="2026-07-07T15:02:00Z" w16du:dateUtc="2026-07-07T12:02:00Z">
        <w:r w:rsidR="00623A95">
          <w:rPr>
            <w:rFonts w:eastAsia="Times New Roman" w:cs="Times New Roman"/>
            <w:kern w:val="0"/>
            <w14:ligatures w14:val="none"/>
          </w:rPr>
          <w:t>r</w:t>
        </w:r>
      </w:ins>
      <w:del w:id="56" w:author="Merve Çavdar" w:date="2026-07-07T15:02:00Z" w16du:dateUtc="2026-07-07T12:02:00Z">
        <w:r w:rsidRPr="005830A2" w:rsidDel="00623A95">
          <w:rPr>
            <w:rFonts w:eastAsia="Times New Roman" w:cs="Times New Roman"/>
            <w:kern w:val="0"/>
            <w14:ligatures w14:val="none"/>
          </w:rPr>
          <w:delText>rımız</w:delText>
        </w:r>
      </w:del>
      <w:r w:rsidRPr="005830A2">
        <w:rPr>
          <w:rFonts w:eastAsia="Times New Roman" w:cs="Times New Roman"/>
          <w:kern w:val="0"/>
          <w14:ligatures w14:val="none"/>
        </w:rPr>
        <w:t xml:space="preserve"> şunlardır:</w:t>
      </w:r>
    </w:p>
    <w:p w14:paraId="0EB1564B" w14:textId="77777777" w:rsidR="005830A2" w:rsidRP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t>Dijital Ödeme Sistemleri &amp; Wallet’lar</w:t>
      </w:r>
      <w:r w:rsidRPr="005830A2">
        <w:rPr>
          <w:rFonts w:eastAsia="Times New Roman" w:cs="Times New Roman"/>
          <w:kern w:val="0"/>
          <w14:ligatures w14:val="none"/>
        </w:rPr>
        <w:t xml:space="preserve"> — Mobil ödeme, e-cüzdan, anlık para transferi, QR / temassız ödeme çözümleri gibi, kullanıcı deneyimini kolaylaştıran teknolojiler.</w:t>
      </w:r>
    </w:p>
    <w:p w14:paraId="444845A6" w14:textId="77777777" w:rsidR="005830A2" w:rsidRP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lastRenderedPageBreak/>
        <w:t>Lending Tech &amp; Kredi Teknolojileri</w:t>
      </w:r>
      <w:r w:rsidRPr="005830A2">
        <w:rPr>
          <w:rFonts w:eastAsia="Times New Roman" w:cs="Times New Roman"/>
          <w:kern w:val="0"/>
          <w14:ligatures w14:val="none"/>
        </w:rPr>
        <w:t xml:space="preserve"> — Bireysel ya da KOBİ kredilerinde, dijital değerlendirme, kredi puanlama, alternatif veri kullanımı, mikro-kredi çözümleri gibi modern kredi modelleri.</w:t>
      </w:r>
    </w:p>
    <w:p w14:paraId="23A4D94F" w14:textId="77777777" w:rsidR="005830A2" w:rsidRP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t>Robo-Advisory &amp; Dijital Varlık Yönetimi</w:t>
      </w:r>
      <w:r w:rsidRPr="005830A2">
        <w:rPr>
          <w:rFonts w:eastAsia="Times New Roman" w:cs="Times New Roman"/>
          <w:kern w:val="0"/>
          <w14:ligatures w14:val="none"/>
        </w:rPr>
        <w:t xml:space="preserve"> — Yapay zeka / algoritmik destek ile yatırım tavsiyesi, portföy yönetimi, kişiye özel finansal planlama, dijital yatırım platformları.</w:t>
      </w:r>
    </w:p>
    <w:p w14:paraId="063163AD" w14:textId="77777777" w:rsidR="005830A2" w:rsidRP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t>Open Banking &amp; API-Tabanlı Bankacılık</w:t>
      </w:r>
      <w:r w:rsidRPr="005830A2">
        <w:rPr>
          <w:rFonts w:eastAsia="Times New Roman" w:cs="Times New Roman"/>
          <w:kern w:val="0"/>
          <w14:ligatures w14:val="none"/>
        </w:rPr>
        <w:t xml:space="preserve"> — Açık bankacılık çözümleri, API aracılığıyla bankacılık ve finansal servis entegrasyonu, veri taşınabilirliği ve finansal ekosistem iş birlikleri.</w:t>
      </w:r>
    </w:p>
    <w:p w14:paraId="2FC98B43" w14:textId="77777777" w:rsidR="005830A2" w:rsidRDefault="005830A2" w:rsidP="005830A2">
      <w:pPr>
        <w:numPr>
          <w:ilvl w:val="0"/>
          <w:numId w:val="8"/>
        </w:numPr>
        <w:rPr>
          <w:rFonts w:eastAsia="Times New Roman" w:cs="Times New Roman"/>
          <w:kern w:val="0"/>
          <w14:ligatures w14:val="none"/>
        </w:rPr>
      </w:pPr>
      <w:r w:rsidRPr="005830A2">
        <w:rPr>
          <w:rFonts w:eastAsia="Times New Roman" w:cs="Times New Roman"/>
          <w:b/>
          <w:bCs/>
          <w:kern w:val="0"/>
          <w14:ligatures w14:val="none"/>
        </w:rPr>
        <w:t>Kullanıcı Odaklı Finansal Hizmetler &amp; UX-Odaklı Dijital Bankacılık</w:t>
      </w:r>
      <w:r w:rsidRPr="005830A2">
        <w:rPr>
          <w:rFonts w:eastAsia="Times New Roman" w:cs="Times New Roman"/>
          <w:kern w:val="0"/>
          <w14:ligatures w14:val="none"/>
        </w:rPr>
        <w:t xml:space="preserve"> — Müşteri deneyimi, arayüz / kullanıcı deneyimi (UX), kişiselleştirilmiş finansal ürünler, erişilebilirlik ve konfor odaklı finansal servisler.</w:t>
      </w:r>
    </w:p>
    <w:p w14:paraId="2BBEF29F" w14:textId="1F8279DB" w:rsidR="005830A2" w:rsidRDefault="005830A2" w:rsidP="00244C22">
      <w:pPr>
        <w:ind w:left="360"/>
        <w:rPr>
          <w:rFonts w:eastAsia="Times New Roman" w:cs="Times New Roman"/>
          <w:b/>
          <w:bCs/>
          <w:kern w:val="0"/>
          <w14:ligatures w14:val="none"/>
        </w:rPr>
        <w:pPrChange w:id="57" w:author="Merve Çavdar" w:date="2026-07-07T15:31:00Z" w16du:dateUtc="2026-07-07T12:31:00Z">
          <w:pPr/>
        </w:pPrChange>
      </w:pPr>
      <w:r>
        <w:rPr>
          <w:rFonts w:eastAsia="Times New Roman" w:cs="Times New Roman"/>
          <w:b/>
          <w:bCs/>
          <w:kern w:val="0"/>
          <w14:ligatures w14:val="none"/>
        </w:rPr>
        <w:t>Insurtech</w:t>
      </w:r>
    </w:p>
    <w:p w14:paraId="0C284B04" w14:textId="04623AC3" w:rsidR="005830A2" w:rsidRPr="00827F4C" w:rsidRDefault="005830A2" w:rsidP="00244C22">
      <w:pPr>
        <w:ind w:left="360"/>
        <w:rPr>
          <w:rFonts w:eastAsia="Times New Roman" w:cs="Times New Roman"/>
          <w:kern w:val="0"/>
          <w14:ligatures w14:val="none"/>
          <w:rPrChange w:id="58" w:author="Merve Çavdar" w:date="2026-07-07T15:03:00Z" w16du:dateUtc="2026-07-07T12:03:00Z">
            <w:rPr>
              <w:rFonts w:eastAsia="Times New Roman" w:cs="Times New Roman"/>
              <w:b/>
              <w:bCs/>
              <w:kern w:val="0"/>
              <w14:ligatures w14:val="none"/>
            </w:rPr>
          </w:rPrChange>
        </w:rPr>
        <w:pPrChange w:id="59" w:author="Merve Çavdar" w:date="2026-07-07T15:31:00Z" w16du:dateUtc="2026-07-07T12:31:00Z">
          <w:pPr/>
        </w:pPrChange>
      </w:pPr>
      <w:r w:rsidRPr="00827F4C">
        <w:rPr>
          <w:rFonts w:eastAsia="Times New Roman" w:cs="Times New Roman"/>
          <w:kern w:val="0"/>
          <w14:ligatures w14:val="none"/>
          <w:rPrChange w:id="60" w:author="Merve Çavdar" w:date="2026-07-07T15:03:00Z" w16du:dateUtc="2026-07-07T12:03:00Z">
            <w:rPr>
              <w:rFonts w:eastAsia="Times New Roman" w:cs="Times New Roman"/>
              <w:b/>
              <w:bCs/>
              <w:kern w:val="0"/>
              <w14:ligatures w14:val="none"/>
            </w:rPr>
          </w:rPrChange>
        </w:rPr>
        <w:t>Sigortacılık sektörünü dijitalleştiren, yenilikçi ve teknoloji odaklı çözümler üreten girişimler</w:t>
      </w:r>
      <w:ins w:id="61" w:author="Merve Çavdar" w:date="2026-07-07T15:05:00Z" w16du:dateUtc="2026-07-07T12:05:00Z">
        <w:r w:rsidR="00827F4C">
          <w:rPr>
            <w:rFonts w:eastAsia="Times New Roman" w:cs="Times New Roman"/>
            <w:kern w:val="0"/>
            <w14:ligatures w14:val="none"/>
          </w:rPr>
          <w:t>e</w:t>
        </w:r>
      </w:ins>
      <w:ins w:id="62" w:author="Merve Çavdar" w:date="2026-07-07T15:04:00Z" w16du:dateUtc="2026-07-07T12:04:00Z">
        <w:r w:rsidR="00827F4C">
          <w:rPr>
            <w:rFonts w:eastAsia="Times New Roman" w:cs="Times New Roman"/>
            <w:kern w:val="0"/>
            <w14:ligatures w14:val="none"/>
          </w:rPr>
          <w:t xml:space="preserve"> </w:t>
        </w:r>
      </w:ins>
      <w:ins w:id="63" w:author="Merve Çavdar" w:date="2026-07-07T15:05:00Z" w16du:dateUtc="2026-07-07T12:05:00Z">
        <w:r w:rsidR="00827F4C">
          <w:rPr>
            <w:rFonts w:eastAsia="Times New Roman" w:cs="Times New Roman"/>
            <w:kern w:val="0"/>
            <w14:ligatures w14:val="none"/>
          </w:rPr>
          <w:t>odaklanıyoruz</w:t>
        </w:r>
      </w:ins>
      <w:del w:id="64" w:author="Merve Çavdar" w:date="2026-07-07T15:03:00Z" w16du:dateUtc="2026-07-07T12:03:00Z">
        <w:r w:rsidRPr="00827F4C" w:rsidDel="00827F4C">
          <w:rPr>
            <w:rFonts w:eastAsia="Times New Roman" w:cs="Times New Roman"/>
            <w:kern w:val="0"/>
            <w14:ligatures w14:val="none"/>
            <w:rPrChange w:id="65" w:author="Merve Çavdar" w:date="2026-07-07T15:03:00Z" w16du:dateUtc="2026-07-07T12:03:00Z">
              <w:rPr>
                <w:rFonts w:eastAsia="Times New Roman" w:cs="Times New Roman"/>
                <w:b/>
                <w:bCs/>
                <w:kern w:val="0"/>
                <w14:ligatures w14:val="none"/>
              </w:rPr>
            </w:rPrChange>
          </w:rPr>
          <w:delText>e yatırım yapıyoruz</w:delText>
        </w:r>
      </w:del>
      <w:r w:rsidRPr="00827F4C">
        <w:rPr>
          <w:rFonts w:eastAsia="Times New Roman" w:cs="Times New Roman"/>
          <w:kern w:val="0"/>
          <w14:ligatures w14:val="none"/>
          <w:rPrChange w:id="66" w:author="Merve Çavdar" w:date="2026-07-07T15:03:00Z" w16du:dateUtc="2026-07-07T12:03:00Z">
            <w:rPr>
              <w:rFonts w:eastAsia="Times New Roman" w:cs="Times New Roman"/>
              <w:b/>
              <w:bCs/>
              <w:kern w:val="0"/>
              <w14:ligatures w14:val="none"/>
            </w:rPr>
          </w:rPrChange>
        </w:rPr>
        <w:t xml:space="preserve">. </w:t>
      </w:r>
      <w:ins w:id="67" w:author="Merve Çavdar" w:date="2026-07-07T15:05:00Z" w16du:dateUtc="2026-07-07T12:05:00Z">
        <w:r w:rsidR="00827F4C">
          <w:rPr>
            <w:rFonts w:eastAsia="Times New Roman" w:cs="Times New Roman"/>
            <w:kern w:val="0"/>
            <w14:ligatures w14:val="none"/>
          </w:rPr>
          <w:t>İş birliği fırsatları ve yatırım</w:t>
        </w:r>
      </w:ins>
      <w:ins w:id="68" w:author="Merve Çavdar" w:date="2026-07-07T15:06:00Z" w16du:dateUtc="2026-07-07T12:06:00Z">
        <w:r w:rsidR="00827F4C">
          <w:rPr>
            <w:rFonts w:eastAsia="Times New Roman" w:cs="Times New Roman"/>
            <w:kern w:val="0"/>
            <w14:ligatures w14:val="none"/>
          </w:rPr>
          <w:t xml:space="preserve"> için hedeflediğimiz</w:t>
        </w:r>
      </w:ins>
      <w:del w:id="69" w:author="Merve Çavdar" w:date="2026-07-07T15:06:00Z" w16du:dateUtc="2026-07-07T12:06:00Z">
        <w:r w:rsidRPr="00827F4C" w:rsidDel="00827F4C">
          <w:rPr>
            <w:rFonts w:eastAsia="Times New Roman" w:cs="Times New Roman"/>
            <w:kern w:val="0"/>
            <w14:ligatures w14:val="none"/>
            <w:rPrChange w:id="70" w:author="Merve Çavdar" w:date="2026-07-07T15:03:00Z" w16du:dateUtc="2026-07-07T12:03:00Z">
              <w:rPr>
                <w:rFonts w:eastAsia="Times New Roman" w:cs="Times New Roman"/>
                <w:b/>
                <w:bCs/>
                <w:kern w:val="0"/>
                <w14:ligatures w14:val="none"/>
              </w:rPr>
            </w:rPrChange>
          </w:rPr>
          <w:delText>Hedeflediğimiz</w:delText>
        </w:r>
      </w:del>
      <w:r w:rsidRPr="00827F4C">
        <w:rPr>
          <w:rFonts w:eastAsia="Times New Roman" w:cs="Times New Roman"/>
          <w:kern w:val="0"/>
          <w14:ligatures w14:val="none"/>
          <w:rPrChange w:id="71" w:author="Merve Çavdar" w:date="2026-07-07T15:03:00Z" w16du:dateUtc="2026-07-07T12:03:00Z">
            <w:rPr>
              <w:rFonts w:eastAsia="Times New Roman" w:cs="Times New Roman"/>
              <w:b/>
              <w:bCs/>
              <w:kern w:val="0"/>
              <w14:ligatures w14:val="none"/>
            </w:rPr>
          </w:rPrChange>
        </w:rPr>
        <w:t xml:space="preserve"> alt </w:t>
      </w:r>
      <w:del w:id="72" w:author="Merve Çavdar" w:date="2026-07-07T15:06:00Z" w16du:dateUtc="2026-07-07T12:06:00Z">
        <w:r w:rsidRPr="00827F4C" w:rsidDel="00827F4C">
          <w:rPr>
            <w:rFonts w:eastAsia="Times New Roman" w:cs="Times New Roman"/>
            <w:kern w:val="0"/>
            <w14:ligatures w14:val="none"/>
            <w:rPrChange w:id="73" w:author="Merve Çavdar" w:date="2026-07-07T15:03:00Z" w16du:dateUtc="2026-07-07T12:03:00Z">
              <w:rPr>
                <w:rFonts w:eastAsia="Times New Roman" w:cs="Times New Roman"/>
                <w:b/>
                <w:bCs/>
                <w:kern w:val="0"/>
                <w14:ligatures w14:val="none"/>
              </w:rPr>
            </w:rPrChange>
          </w:rPr>
          <w:delText>segmentler</w:delText>
        </w:r>
      </w:del>
      <w:ins w:id="74" w:author="Merve Çavdar" w:date="2026-07-07T15:06:00Z" w16du:dateUtc="2026-07-07T12:06:00Z">
        <w:r w:rsidR="00827F4C">
          <w:rPr>
            <w:rFonts w:eastAsia="Times New Roman" w:cs="Times New Roman"/>
            <w:kern w:val="0"/>
            <w14:ligatures w14:val="none"/>
          </w:rPr>
          <w:t>alanlar şunlardır</w:t>
        </w:r>
      </w:ins>
      <w:r w:rsidRPr="00827F4C">
        <w:rPr>
          <w:rFonts w:eastAsia="Times New Roman" w:cs="Times New Roman"/>
          <w:kern w:val="0"/>
          <w14:ligatures w14:val="none"/>
          <w:rPrChange w:id="75" w:author="Merve Çavdar" w:date="2026-07-07T15:03:00Z" w16du:dateUtc="2026-07-07T12:03:00Z">
            <w:rPr>
              <w:rFonts w:eastAsia="Times New Roman" w:cs="Times New Roman"/>
              <w:b/>
              <w:bCs/>
              <w:kern w:val="0"/>
              <w14:ligatures w14:val="none"/>
            </w:rPr>
          </w:rPrChange>
        </w:rPr>
        <w:t>:</w:t>
      </w:r>
    </w:p>
    <w:p w14:paraId="00D2A017" w14:textId="77777777" w:rsidR="005830A2" w:rsidRPr="005830A2" w:rsidRDefault="005830A2" w:rsidP="00244C22">
      <w:pPr>
        <w:numPr>
          <w:ilvl w:val="0"/>
          <w:numId w:val="9"/>
        </w:numPr>
        <w:tabs>
          <w:tab w:val="clear" w:pos="720"/>
          <w:tab w:val="num" w:pos="1080"/>
        </w:tabs>
        <w:ind w:left="1080"/>
        <w:rPr>
          <w:rFonts w:eastAsia="Times New Roman" w:cs="Times New Roman"/>
          <w:kern w:val="0"/>
          <w14:ligatures w14:val="none"/>
        </w:rPr>
        <w:pPrChange w:id="76" w:author="Merve Çavdar" w:date="2026-07-07T15:31:00Z" w16du:dateUtc="2026-07-07T12:31:00Z">
          <w:pPr>
            <w:numPr>
              <w:numId w:val="9"/>
            </w:numPr>
            <w:tabs>
              <w:tab w:val="num" w:pos="720"/>
            </w:tabs>
            <w:ind w:left="720" w:hanging="360"/>
          </w:pPr>
        </w:pPrChange>
      </w:pPr>
      <w:r w:rsidRPr="005830A2">
        <w:rPr>
          <w:rFonts w:eastAsia="Times New Roman" w:cs="Times New Roman"/>
          <w:b/>
          <w:bCs/>
          <w:kern w:val="0"/>
          <w14:ligatures w14:val="none"/>
        </w:rPr>
        <w:t xml:space="preserve">Dijital Sigorta Platformları ve Sigorta Dağıtım Teknolojileri — </w:t>
      </w:r>
      <w:r w:rsidRPr="005830A2">
        <w:rPr>
          <w:rFonts w:eastAsia="Times New Roman" w:cs="Times New Roman"/>
          <w:kern w:val="0"/>
          <w14:ligatures w14:val="none"/>
        </w:rPr>
        <w:t>Geleneksel sigorta satış &amp; dağıtım kanallarını dijitalleştirerek müşteri deneyimini iyileştiren ve erişimi kolaylaştıran online sigorta platformları.</w:t>
      </w:r>
    </w:p>
    <w:p w14:paraId="2B543859" w14:textId="7401298E" w:rsidR="005830A2" w:rsidRPr="005830A2" w:rsidRDefault="005830A2" w:rsidP="00244C22">
      <w:pPr>
        <w:numPr>
          <w:ilvl w:val="0"/>
          <w:numId w:val="9"/>
        </w:numPr>
        <w:tabs>
          <w:tab w:val="clear" w:pos="720"/>
          <w:tab w:val="num" w:pos="1080"/>
        </w:tabs>
        <w:ind w:left="1080"/>
        <w:rPr>
          <w:rFonts w:eastAsia="Times New Roman" w:cs="Times New Roman"/>
          <w:b/>
          <w:bCs/>
          <w:kern w:val="0"/>
          <w14:ligatures w14:val="none"/>
        </w:rPr>
        <w:pPrChange w:id="77" w:author="Merve Çavdar" w:date="2026-07-07T15:31:00Z" w16du:dateUtc="2026-07-07T12:31:00Z">
          <w:pPr>
            <w:numPr>
              <w:numId w:val="9"/>
            </w:numPr>
            <w:tabs>
              <w:tab w:val="num" w:pos="720"/>
            </w:tabs>
            <w:ind w:left="720" w:hanging="360"/>
          </w:pPr>
        </w:pPrChange>
      </w:pPr>
      <w:r w:rsidRPr="005830A2">
        <w:rPr>
          <w:rFonts w:eastAsia="Times New Roman" w:cs="Times New Roman"/>
          <w:b/>
          <w:bCs/>
          <w:kern w:val="0"/>
          <w14:ligatures w14:val="none"/>
        </w:rPr>
        <w:t xml:space="preserve">Underwriting &amp; Risk Değerlendirme Teknolojileri — </w:t>
      </w:r>
      <w:r w:rsidRPr="005830A2">
        <w:rPr>
          <w:rFonts w:eastAsia="Times New Roman" w:cs="Times New Roman"/>
          <w:kern w:val="0"/>
          <w14:ligatures w14:val="none"/>
        </w:rPr>
        <w:t>Büyük veri, makine öğrenimi, yapay zeka ve dış veri kaynakları (örneğin IoT, çevresel veri, demografik veri) kullanarak daha isabetli risk analizi, fiyatlama ve underwriting süreçleri geliştiren çözümler. Bu, sigorta şirketlerinin risk yönetimini daha doğru ve ölçeklenebilir kılar.</w:t>
      </w:r>
      <w:r w:rsidRPr="005830A2">
        <w:rPr>
          <w:rFonts w:eastAsia="Times New Roman" w:cs="Times New Roman"/>
          <w:b/>
          <w:bCs/>
          <w:kern w:val="0"/>
          <w14:ligatures w14:val="none"/>
        </w:rPr>
        <w:t xml:space="preserve"> </w:t>
      </w:r>
    </w:p>
    <w:p w14:paraId="4BF6394B" w14:textId="33CBE1C7" w:rsidR="005830A2" w:rsidRPr="005830A2" w:rsidRDefault="005830A2" w:rsidP="00244C22">
      <w:pPr>
        <w:numPr>
          <w:ilvl w:val="0"/>
          <w:numId w:val="9"/>
        </w:numPr>
        <w:tabs>
          <w:tab w:val="clear" w:pos="720"/>
          <w:tab w:val="num" w:pos="1080"/>
        </w:tabs>
        <w:ind w:left="1080"/>
        <w:rPr>
          <w:rFonts w:eastAsia="Times New Roman" w:cs="Times New Roman"/>
          <w:b/>
          <w:bCs/>
          <w:kern w:val="0"/>
          <w14:ligatures w14:val="none"/>
        </w:rPr>
        <w:pPrChange w:id="78" w:author="Merve Çavdar" w:date="2026-07-07T15:31:00Z" w16du:dateUtc="2026-07-07T12:31:00Z">
          <w:pPr>
            <w:numPr>
              <w:numId w:val="9"/>
            </w:numPr>
            <w:tabs>
              <w:tab w:val="num" w:pos="720"/>
            </w:tabs>
            <w:ind w:left="720" w:hanging="360"/>
          </w:pPr>
        </w:pPrChange>
      </w:pPr>
      <w:r w:rsidRPr="005830A2">
        <w:rPr>
          <w:rFonts w:eastAsia="Times New Roman" w:cs="Times New Roman"/>
          <w:b/>
          <w:bCs/>
          <w:kern w:val="0"/>
          <w14:ligatures w14:val="none"/>
        </w:rPr>
        <w:t xml:space="preserve">Alternatif Sigorta Modelleri &amp; Ürün Yenilikleri  — </w:t>
      </w:r>
      <w:r w:rsidRPr="005830A2">
        <w:rPr>
          <w:rFonts w:eastAsia="Times New Roman" w:cs="Times New Roman"/>
          <w:kern w:val="0"/>
          <w14:ligatures w14:val="none"/>
        </w:rPr>
        <w:t>Geleneksel sigorta modellerinin ötesine geçen, müşteri ihtiyaçlarına göre şekillenebilen, esnek ve yenilikçi sigorta çözümleri. Bu sayede sigorta erişimi genişler, yenilikçi risk/prodüksiyon modelleri ortaya çıkar.</w:t>
      </w:r>
      <w:r w:rsidRPr="005830A2">
        <w:rPr>
          <w:rFonts w:eastAsia="Times New Roman" w:cs="Times New Roman"/>
          <w:b/>
          <w:bCs/>
          <w:kern w:val="0"/>
          <w14:ligatures w14:val="none"/>
        </w:rPr>
        <w:t xml:space="preserve"> </w:t>
      </w:r>
    </w:p>
    <w:p w14:paraId="4000D873" w14:textId="77777777" w:rsidR="005830A2" w:rsidRPr="005830A2" w:rsidRDefault="005830A2" w:rsidP="00244C22">
      <w:pPr>
        <w:numPr>
          <w:ilvl w:val="0"/>
          <w:numId w:val="9"/>
        </w:numPr>
        <w:tabs>
          <w:tab w:val="clear" w:pos="720"/>
          <w:tab w:val="num" w:pos="1080"/>
        </w:tabs>
        <w:ind w:left="1080"/>
        <w:rPr>
          <w:rFonts w:eastAsia="Times New Roman" w:cs="Times New Roman"/>
          <w:kern w:val="0"/>
          <w14:ligatures w14:val="none"/>
        </w:rPr>
        <w:pPrChange w:id="79" w:author="Merve Çavdar" w:date="2026-07-07T15:31:00Z" w16du:dateUtc="2026-07-07T12:31:00Z">
          <w:pPr>
            <w:numPr>
              <w:numId w:val="9"/>
            </w:numPr>
            <w:tabs>
              <w:tab w:val="num" w:pos="720"/>
            </w:tabs>
            <w:ind w:left="720" w:hanging="360"/>
          </w:pPr>
        </w:pPrChange>
      </w:pPr>
      <w:r w:rsidRPr="005830A2">
        <w:rPr>
          <w:rFonts w:eastAsia="Times New Roman" w:cs="Times New Roman"/>
          <w:b/>
          <w:bCs/>
          <w:kern w:val="0"/>
          <w14:ligatures w14:val="none"/>
        </w:rPr>
        <w:t xml:space="preserve">Veri, Analitik &amp; Yapay Zeka Tabanlı Sigorta Teknolojileri — </w:t>
      </w:r>
      <w:r w:rsidRPr="005830A2">
        <w:rPr>
          <w:rFonts w:eastAsia="Times New Roman" w:cs="Times New Roman"/>
          <w:kern w:val="0"/>
          <w14:ligatures w14:val="none"/>
        </w:rPr>
        <w:t xml:space="preserve">Sigorta süreçlerinde veri analitiği, yapay zeka, makine öğrenimi ile müşteri segmentasyonu, risk modellemesi, fiyatlama, tahminleme ve operasyonel optimizasyon yapan çözümler. Özellikle büyük veri ve AI kullanımı, sigorta değer zincirinde dönüşüm ve rekabet avantajı sağlar. </w:t>
      </w:r>
    </w:p>
    <w:p w14:paraId="15073257" w14:textId="77777777" w:rsidR="005830A2" w:rsidRPr="005830A2" w:rsidRDefault="005830A2" w:rsidP="005830A2">
      <w:pPr>
        <w:rPr>
          <w:rFonts w:eastAsia="Times New Roman" w:cs="Times New Roman"/>
          <w:b/>
          <w:bCs/>
          <w:kern w:val="0"/>
          <w14:ligatures w14:val="none"/>
        </w:rPr>
      </w:pPr>
    </w:p>
    <w:p w14:paraId="4A9B7C62" w14:textId="0E490D52" w:rsidR="009411D2" w:rsidRDefault="009411D2" w:rsidP="009411D2">
      <w:pPr>
        <w:pStyle w:val="NormalWeb"/>
        <w:ind w:left="720"/>
        <w:rPr>
          <w:rFonts w:asciiTheme="minorHAnsi" w:hAnsiTheme="minorHAnsi"/>
          <w:b/>
          <w:bCs/>
        </w:rPr>
      </w:pPr>
      <w:r>
        <w:rPr>
          <w:rFonts w:asciiTheme="minorHAnsi" w:hAnsiTheme="minorHAnsi"/>
          <w:b/>
          <w:bCs/>
        </w:rPr>
        <w:t>Yat</w:t>
      </w:r>
      <w:r w:rsidR="00163747">
        <w:rPr>
          <w:rFonts w:asciiTheme="minorHAnsi" w:hAnsiTheme="minorHAnsi"/>
          <w:b/>
          <w:bCs/>
        </w:rPr>
        <w:t>ı</w:t>
      </w:r>
      <w:r>
        <w:rPr>
          <w:rFonts w:asciiTheme="minorHAnsi" w:hAnsiTheme="minorHAnsi"/>
          <w:b/>
          <w:bCs/>
        </w:rPr>
        <w:t>r</w:t>
      </w:r>
      <w:r w:rsidR="00163747">
        <w:rPr>
          <w:rFonts w:asciiTheme="minorHAnsi" w:hAnsiTheme="minorHAnsi"/>
          <w:b/>
          <w:bCs/>
        </w:rPr>
        <w:t>ı</w:t>
      </w:r>
      <w:r>
        <w:rPr>
          <w:rFonts w:asciiTheme="minorHAnsi" w:hAnsiTheme="minorHAnsi"/>
          <w:b/>
          <w:bCs/>
        </w:rPr>
        <w:t>m Komitesi</w:t>
      </w:r>
    </w:p>
    <w:p w14:paraId="49FFA660" w14:textId="7542C550" w:rsidR="00163747" w:rsidRPr="00163747" w:rsidRDefault="009411D2" w:rsidP="00163747">
      <w:pPr>
        <w:ind w:left="720"/>
      </w:pPr>
      <w:r>
        <w:t>ONx</w:t>
      </w:r>
      <w:ins w:id="80" w:author="Merve Çavdar" w:date="2026-07-07T15:07:00Z" w16du:dateUtc="2026-07-07T12:07:00Z">
        <w:r w:rsidR="00827F4C">
          <w:t xml:space="preserve"> fo</w:t>
        </w:r>
      </w:ins>
      <w:ins w:id="81" w:author="Merve Çavdar" w:date="2026-07-07T15:08:00Z" w16du:dateUtc="2026-07-07T12:08:00Z">
        <w:r w:rsidR="00827F4C">
          <w:t>n</w:t>
        </w:r>
      </w:ins>
      <w:del w:id="82" w:author="Merve Çavdar" w:date="2026-07-07T15:07:00Z" w16du:dateUtc="2026-07-07T12:07:00Z">
        <w:r w:rsidDel="00827F4C">
          <w:delText xml:space="preserve"> Fund</w:delText>
        </w:r>
      </w:del>
      <w:r>
        <w:t xml:space="preserve"> yatırımları, Burgan Bank bünyesindeki farklı uzmanlıklardan gelen liderlerin yer aldığı </w:t>
      </w:r>
      <w:r w:rsidRPr="005B668F">
        <w:rPr>
          <w:b/>
          <w:bCs/>
        </w:rPr>
        <w:t>Yatırım Komitesi</w:t>
      </w:r>
      <w:r>
        <w:t xml:space="preserve"> tarafından değerlendirilir.</w:t>
      </w:r>
    </w:p>
    <w:p w14:paraId="02371A2C" w14:textId="0CEC72C1" w:rsidR="00163747" w:rsidRDefault="00163747" w:rsidP="009411D2">
      <w:pPr>
        <w:ind w:left="720"/>
      </w:pPr>
      <w:r w:rsidRPr="00163747">
        <w:t>Komite, her girişimi finansal performans, stratejik uyum, teknoloji kapasitesi ve ölçeklenme potansiyeli açısından bütünsel bir çerçevede ele alır.</w:t>
      </w:r>
    </w:p>
    <w:p w14:paraId="6F9E847E" w14:textId="77777777" w:rsidR="009411D2" w:rsidRPr="005B668F" w:rsidRDefault="009411D2" w:rsidP="009411D2">
      <w:pPr>
        <w:pStyle w:val="NormalWeb"/>
        <w:ind w:left="720"/>
        <w:rPr>
          <w:rFonts w:asciiTheme="minorHAnsi" w:hAnsiTheme="minorHAnsi"/>
        </w:rPr>
      </w:pPr>
      <w:commentRangeStart w:id="83"/>
      <w:r w:rsidRPr="005B668F">
        <w:rPr>
          <w:rStyle w:val="Strong"/>
          <w:rFonts w:asciiTheme="minorHAnsi" w:eastAsiaTheme="majorEastAsia" w:hAnsiTheme="minorHAnsi"/>
        </w:rPr>
        <w:t>Komite Üyeleri:</w:t>
      </w:r>
    </w:p>
    <w:p w14:paraId="2F4DCAE3" w14:textId="22DBFFFB" w:rsidR="009411D2" w:rsidRDefault="009411D2" w:rsidP="009411D2">
      <w:pPr>
        <w:pStyle w:val="NormalWeb"/>
        <w:numPr>
          <w:ilvl w:val="0"/>
          <w:numId w:val="3"/>
        </w:numPr>
        <w:tabs>
          <w:tab w:val="clear" w:pos="720"/>
          <w:tab w:val="num" w:pos="1440"/>
        </w:tabs>
        <w:ind w:left="1440"/>
        <w:rPr>
          <w:rStyle w:val="Strong"/>
          <w:rFonts w:asciiTheme="minorHAnsi" w:eastAsiaTheme="majorEastAsia" w:hAnsiTheme="minorHAnsi"/>
        </w:rPr>
      </w:pPr>
      <w:r w:rsidRPr="005B668F">
        <w:rPr>
          <w:rStyle w:val="Strong"/>
          <w:rFonts w:asciiTheme="minorHAnsi" w:eastAsiaTheme="majorEastAsia" w:hAnsiTheme="minorHAnsi"/>
        </w:rPr>
        <w:t xml:space="preserve">Murat Dinç – </w:t>
      </w:r>
      <w:ins w:id="84" w:author="Merve Çavdar" w:date="2026-07-07T15:10:00Z" w16du:dateUtc="2026-07-07T12:10:00Z">
        <w:r w:rsidR="002A4CEB">
          <w:rPr>
            <w:rStyle w:val="Strong"/>
            <w:rFonts w:asciiTheme="minorHAnsi" w:eastAsiaTheme="majorEastAsia" w:hAnsiTheme="minorHAnsi"/>
          </w:rPr>
          <w:t>Genel Müdür</w:t>
        </w:r>
      </w:ins>
      <w:del w:id="85" w:author="Merve Çavdar" w:date="2026-07-07T15:10:00Z" w16du:dateUtc="2026-07-07T12:10:00Z">
        <w:r w:rsidRPr="005B668F" w:rsidDel="002A4CEB">
          <w:rPr>
            <w:rStyle w:val="Strong"/>
            <w:rFonts w:asciiTheme="minorHAnsi" w:eastAsiaTheme="majorEastAsia" w:hAnsiTheme="minorHAnsi"/>
          </w:rPr>
          <w:delText>CEO</w:delText>
        </w:r>
      </w:del>
    </w:p>
    <w:p w14:paraId="2958DF42" w14:textId="645D505A" w:rsidR="00314FFF" w:rsidRPr="005B668F" w:rsidRDefault="00314FFF" w:rsidP="009411D2">
      <w:pPr>
        <w:pStyle w:val="NormalWeb"/>
        <w:numPr>
          <w:ilvl w:val="0"/>
          <w:numId w:val="3"/>
        </w:numPr>
        <w:tabs>
          <w:tab w:val="clear" w:pos="720"/>
          <w:tab w:val="num" w:pos="1440"/>
        </w:tabs>
        <w:ind w:left="1440"/>
        <w:rPr>
          <w:rStyle w:val="Strong"/>
          <w:rFonts w:asciiTheme="minorHAnsi" w:eastAsiaTheme="majorEastAsia" w:hAnsiTheme="minorHAnsi"/>
        </w:rPr>
      </w:pPr>
      <w:r>
        <w:rPr>
          <w:rStyle w:val="Strong"/>
          <w:rFonts w:asciiTheme="minorHAnsi" w:eastAsiaTheme="majorEastAsia" w:hAnsiTheme="minorHAnsi"/>
        </w:rPr>
        <w:t>Murat Bozkurt – On Dijital Bankacılık</w:t>
      </w:r>
      <w:ins w:id="86" w:author="Merve Çavdar" w:date="2026-07-07T15:09:00Z" w16du:dateUtc="2026-07-07T12:09:00Z">
        <w:r w:rsidR="00827F4C">
          <w:rPr>
            <w:rStyle w:val="Strong"/>
            <w:rFonts w:asciiTheme="minorHAnsi" w:eastAsiaTheme="majorEastAsia" w:hAnsiTheme="minorHAnsi"/>
          </w:rPr>
          <w:t xml:space="preserve"> Genel Müdür Yardımcısı</w:t>
        </w:r>
      </w:ins>
    </w:p>
    <w:p w14:paraId="566D3CB5" w14:textId="12D794FA" w:rsidR="009411D2" w:rsidRPr="005B668F" w:rsidRDefault="009411D2" w:rsidP="009411D2">
      <w:pPr>
        <w:pStyle w:val="NormalWeb"/>
        <w:numPr>
          <w:ilvl w:val="0"/>
          <w:numId w:val="3"/>
        </w:numPr>
        <w:tabs>
          <w:tab w:val="clear" w:pos="720"/>
          <w:tab w:val="num" w:pos="1440"/>
        </w:tabs>
        <w:ind w:left="1440"/>
        <w:rPr>
          <w:rStyle w:val="Strong"/>
          <w:rFonts w:asciiTheme="minorHAnsi" w:eastAsiaTheme="majorEastAsia" w:hAnsiTheme="minorHAnsi"/>
        </w:rPr>
      </w:pPr>
      <w:r w:rsidRPr="005B668F">
        <w:rPr>
          <w:rStyle w:val="Strong"/>
          <w:rFonts w:asciiTheme="minorHAnsi" w:eastAsiaTheme="majorEastAsia" w:hAnsiTheme="minorHAnsi"/>
        </w:rPr>
        <w:t>Darço Akkaranfil – Bilgi Teknolojileri</w:t>
      </w:r>
      <w:ins w:id="87" w:author="Merve Çavdar" w:date="2026-07-07T15:10:00Z" w16du:dateUtc="2026-07-07T12:10:00Z">
        <w:r w:rsidR="002A4CEB">
          <w:rPr>
            <w:rStyle w:val="Strong"/>
            <w:rFonts w:asciiTheme="minorHAnsi" w:eastAsiaTheme="majorEastAsia" w:hAnsiTheme="minorHAnsi"/>
          </w:rPr>
          <w:t xml:space="preserve"> Genel Müdür Yardımcısı</w:t>
        </w:r>
      </w:ins>
    </w:p>
    <w:p w14:paraId="37BEC837" w14:textId="221741C2" w:rsidR="009411D2" w:rsidRPr="005B668F" w:rsidRDefault="009411D2" w:rsidP="009411D2">
      <w:pPr>
        <w:pStyle w:val="NormalWeb"/>
        <w:numPr>
          <w:ilvl w:val="0"/>
          <w:numId w:val="3"/>
        </w:numPr>
        <w:tabs>
          <w:tab w:val="clear" w:pos="720"/>
          <w:tab w:val="num" w:pos="1440"/>
        </w:tabs>
        <w:ind w:left="1440"/>
        <w:rPr>
          <w:rStyle w:val="Strong"/>
          <w:rFonts w:asciiTheme="minorHAnsi" w:eastAsiaTheme="majorEastAsia" w:hAnsiTheme="minorHAnsi"/>
        </w:rPr>
      </w:pPr>
      <w:r w:rsidRPr="005B668F">
        <w:rPr>
          <w:rStyle w:val="Strong"/>
          <w:rFonts w:asciiTheme="minorHAnsi" w:eastAsiaTheme="majorEastAsia" w:hAnsiTheme="minorHAnsi"/>
        </w:rPr>
        <w:t>Yener Yazlalı – Krediler</w:t>
      </w:r>
      <w:ins w:id="88" w:author="Merve Çavdar" w:date="2026-07-07T15:10:00Z" w16du:dateUtc="2026-07-07T12:10:00Z">
        <w:r w:rsidR="002A4CEB">
          <w:rPr>
            <w:rStyle w:val="Strong"/>
            <w:rFonts w:asciiTheme="minorHAnsi" w:eastAsiaTheme="majorEastAsia" w:hAnsiTheme="minorHAnsi"/>
          </w:rPr>
          <w:t xml:space="preserve"> Genel Müdür Yardımcısı</w:t>
        </w:r>
      </w:ins>
    </w:p>
    <w:p w14:paraId="37A0A48E" w14:textId="79319EDA" w:rsidR="009411D2" w:rsidRPr="009411D2" w:rsidRDefault="009411D2" w:rsidP="009411D2">
      <w:pPr>
        <w:pStyle w:val="NormalWeb"/>
        <w:numPr>
          <w:ilvl w:val="0"/>
          <w:numId w:val="3"/>
        </w:numPr>
        <w:tabs>
          <w:tab w:val="clear" w:pos="720"/>
          <w:tab w:val="num" w:pos="1440"/>
        </w:tabs>
        <w:ind w:left="1440"/>
        <w:rPr>
          <w:rFonts w:asciiTheme="minorHAnsi" w:eastAsiaTheme="majorEastAsia" w:hAnsiTheme="minorHAnsi"/>
          <w:b/>
          <w:bCs/>
        </w:rPr>
      </w:pPr>
      <w:r w:rsidRPr="005B668F">
        <w:rPr>
          <w:rStyle w:val="Strong"/>
          <w:rFonts w:asciiTheme="minorHAnsi" w:eastAsiaTheme="majorEastAsia" w:hAnsiTheme="minorHAnsi"/>
        </w:rPr>
        <w:t>Zeynep Bozkurt – Finans</w:t>
      </w:r>
      <w:commentRangeEnd w:id="83"/>
      <w:r w:rsidR="00244C22">
        <w:rPr>
          <w:rStyle w:val="CommentReference"/>
          <w:rFonts w:asciiTheme="minorHAnsi" w:eastAsiaTheme="majorEastAsia" w:hAnsiTheme="minorHAnsi"/>
          <w:b/>
          <w:bCs/>
          <w:sz w:val="24"/>
          <w:szCs w:val="24"/>
        </w:rPr>
        <w:commentReference w:id="83"/>
      </w:r>
      <w:ins w:id="89" w:author="Merve Çavdar" w:date="2026-07-07T15:12:00Z" w16du:dateUtc="2026-07-07T12:12:00Z">
        <w:r w:rsidR="002A4CEB">
          <w:rPr>
            <w:rStyle w:val="Strong"/>
            <w:rFonts w:asciiTheme="minorHAnsi" w:eastAsiaTheme="majorEastAsia" w:hAnsiTheme="minorHAnsi"/>
          </w:rPr>
          <w:t xml:space="preserve">al </w:t>
        </w:r>
      </w:ins>
      <w:ins w:id="90" w:author="Merve Çavdar" w:date="2026-07-07T15:13:00Z" w16du:dateUtc="2026-07-07T12:13:00Z">
        <w:r w:rsidR="002A4CEB">
          <w:rPr>
            <w:rStyle w:val="Strong"/>
            <w:rFonts w:asciiTheme="minorHAnsi" w:eastAsiaTheme="majorEastAsia" w:hAnsiTheme="minorHAnsi"/>
          </w:rPr>
          <w:t>Yönetim Genel Müdür Yardımcısı</w:t>
        </w:r>
      </w:ins>
    </w:p>
    <w:p w14:paraId="423BFE0A" w14:textId="4D4A9C5A" w:rsidR="00471AA7" w:rsidRPr="00471AA7" w:rsidDel="002A4CEB" w:rsidRDefault="00471AA7" w:rsidP="00471AA7">
      <w:pPr>
        <w:rPr>
          <w:moveFrom w:id="91" w:author="Merve Çavdar" w:date="2026-07-07T15:15:00Z" w16du:dateUtc="2026-07-07T12:15:00Z"/>
          <w:b/>
          <w:bCs/>
        </w:rPr>
      </w:pPr>
      <w:moveFromRangeStart w:id="92" w:author="Merve Çavdar" w:date="2026-07-07T15:15:00Z" w:name="move234329719"/>
      <w:moveFrom w:id="93" w:author="Merve Çavdar" w:date="2026-07-07T15:15:00Z" w16du:dateUtc="2026-07-07T12:15:00Z">
        <w:r w:rsidRPr="00471AA7" w:rsidDel="002A4CEB">
          <w:rPr>
            <w:b/>
            <w:bCs/>
          </w:rPr>
          <w:t xml:space="preserve">ONx </w:t>
        </w:r>
        <w:r w:rsidR="009411D2" w:rsidRPr="00471AA7" w:rsidDel="002A4CEB">
          <w:rPr>
            <w:b/>
            <w:bCs/>
          </w:rPr>
          <w:t>NETWORK</w:t>
        </w:r>
      </w:moveFrom>
    </w:p>
    <w:p w14:paraId="128D9A74" w14:textId="14E7DB9C" w:rsidR="00471AA7" w:rsidRPr="00471AA7" w:rsidDel="002A4CEB" w:rsidRDefault="00471AA7" w:rsidP="00471AA7">
      <w:pPr>
        <w:rPr>
          <w:moveFrom w:id="94" w:author="Merve Çavdar" w:date="2026-07-07T15:15:00Z" w16du:dateUtc="2026-07-07T12:15:00Z"/>
        </w:rPr>
      </w:pPr>
      <w:moveFrom w:id="95" w:author="Merve Çavdar" w:date="2026-07-07T15:15:00Z" w16du:dateUtc="2026-07-07T12:15:00Z">
        <w:r w:rsidRPr="00471AA7" w:rsidDel="002A4CEB">
          <w:t>Burgan Bank, Burgan Yatırım, Burgan Leasing ve ON Dijital ekosisteminin teknoloji ortaklarını girişimlerle buluşturan iş birliği ağıdır.</w:t>
        </w:r>
        <w:r w:rsidR="00EF6469" w:rsidDel="002A4CEB">
          <w:t xml:space="preserve"> Ekosistemde yer alan girişimlerle odaklı buluşmalar gerçekleştirilir. </w:t>
        </w:r>
      </w:moveFrom>
    </w:p>
    <w:p w14:paraId="3AA9DF5F" w14:textId="4CDFE5FC" w:rsidR="00471AA7" w:rsidDel="002A4CEB" w:rsidRDefault="00471AA7" w:rsidP="00471AA7">
      <w:pPr>
        <w:rPr>
          <w:moveFrom w:id="96" w:author="Merve Çavdar" w:date="2026-07-07T15:15:00Z" w16du:dateUtc="2026-07-07T12:15:00Z"/>
        </w:rPr>
      </w:pPr>
      <w:moveFrom w:id="97" w:author="Merve Çavdar" w:date="2026-07-07T15:15:00Z" w16du:dateUtc="2026-07-07T12:15:00Z">
        <w:r w:rsidRPr="00471AA7" w:rsidDel="002A4CEB">
          <w:t>Girişimlere</w:t>
        </w:r>
        <w:r w:rsidDel="002A4CEB">
          <w:t>;</w:t>
        </w:r>
      </w:moveFrom>
    </w:p>
    <w:p w14:paraId="2771106A" w14:textId="05D0394D" w:rsidR="00471AA7" w:rsidDel="002A4CEB" w:rsidRDefault="00471AA7" w:rsidP="00471AA7">
      <w:pPr>
        <w:pStyle w:val="ListParagraph"/>
        <w:numPr>
          <w:ilvl w:val="0"/>
          <w:numId w:val="5"/>
        </w:numPr>
        <w:rPr>
          <w:moveFrom w:id="98" w:author="Merve Çavdar" w:date="2026-07-07T15:15:00Z" w16du:dateUtc="2026-07-07T12:15:00Z"/>
        </w:rPr>
      </w:pPr>
      <w:moveFrom w:id="99" w:author="Merve Çavdar" w:date="2026-07-07T15:15:00Z" w16du:dateUtc="2026-07-07T12:15:00Z">
        <w:r w:rsidRPr="00471AA7" w:rsidDel="002A4CEB">
          <w:t>banka ve iştiraklerle pilot çalışma,</w:t>
        </w:r>
      </w:moveFrom>
    </w:p>
    <w:p w14:paraId="70BD04E4" w14:textId="5C69A482" w:rsidR="00471AA7" w:rsidDel="002A4CEB" w:rsidRDefault="00471AA7" w:rsidP="00471AA7">
      <w:pPr>
        <w:pStyle w:val="ListParagraph"/>
        <w:numPr>
          <w:ilvl w:val="0"/>
          <w:numId w:val="5"/>
        </w:numPr>
        <w:rPr>
          <w:moveFrom w:id="100" w:author="Merve Çavdar" w:date="2026-07-07T15:15:00Z" w16du:dateUtc="2026-07-07T12:15:00Z"/>
        </w:rPr>
      </w:pPr>
      <w:moveFrom w:id="101" w:author="Merve Çavdar" w:date="2026-07-07T15:15:00Z" w16du:dateUtc="2026-07-07T12:15:00Z">
        <w:r w:rsidRPr="00471AA7" w:rsidDel="002A4CEB">
          <w:t>ürün geliştirme,</w:t>
        </w:r>
      </w:moveFrom>
    </w:p>
    <w:p w14:paraId="560BDA6F" w14:textId="405955E0" w:rsidR="00471AA7" w:rsidRPr="00471AA7" w:rsidDel="002A4CEB" w:rsidRDefault="00471AA7" w:rsidP="00471AA7">
      <w:pPr>
        <w:pStyle w:val="ListParagraph"/>
        <w:numPr>
          <w:ilvl w:val="0"/>
          <w:numId w:val="5"/>
        </w:numPr>
        <w:rPr>
          <w:moveFrom w:id="102" w:author="Merve Çavdar" w:date="2026-07-07T15:15:00Z" w16du:dateUtc="2026-07-07T12:15:00Z"/>
        </w:rPr>
      </w:pPr>
      <w:moveFrom w:id="103" w:author="Merve Çavdar" w:date="2026-07-07T15:15:00Z" w16du:dateUtc="2026-07-07T12:15:00Z">
        <w:r w:rsidRPr="00471AA7" w:rsidDel="002A4CEB">
          <w:t>Kuveyt ve MENA bölgesine açılma</w:t>
        </w:r>
        <w:r w:rsidDel="002A4CEB">
          <w:t xml:space="preserve"> </w:t>
        </w:r>
        <w:r w:rsidRPr="00471AA7" w:rsidDel="002A4CEB">
          <w:t>fırsatları sunar.</w:t>
        </w:r>
      </w:moveFrom>
    </w:p>
    <w:moveFromRangeEnd w:id="92"/>
    <w:p w14:paraId="1FC7C9D0" w14:textId="77777777" w:rsidR="00471AA7" w:rsidRPr="00471AA7" w:rsidRDefault="00471AA7" w:rsidP="00471AA7">
      <w:pPr>
        <w:rPr>
          <w:b/>
          <w:bCs/>
        </w:rPr>
      </w:pPr>
    </w:p>
    <w:p w14:paraId="6C05EF81" w14:textId="1BBDA0BF" w:rsidR="00471AA7" w:rsidRPr="00471AA7" w:rsidRDefault="009D37E9" w:rsidP="00471AA7">
      <w:pPr>
        <w:rPr>
          <w:b/>
          <w:bCs/>
        </w:rPr>
      </w:pPr>
      <w:ins w:id="104" w:author="Merve Çavdar" w:date="2026-07-07T15:29:00Z" w16du:dateUtc="2026-07-07T12:29:00Z">
        <w:r>
          <w:rPr>
            <w:b/>
            <w:bCs/>
          </w:rPr>
          <w:t>KURUM İÇİ G</w:t>
        </w:r>
      </w:ins>
      <w:ins w:id="105" w:author="Merve Çavdar" w:date="2026-07-07T15:30:00Z" w16du:dateUtc="2026-07-07T12:30:00Z">
        <w:r>
          <w:rPr>
            <w:b/>
            <w:bCs/>
          </w:rPr>
          <w:t xml:space="preserve">İRİŞİMCİLİK PROGRAMI: </w:t>
        </w:r>
      </w:ins>
      <w:r w:rsidR="009411D2" w:rsidRPr="00471AA7">
        <w:rPr>
          <w:b/>
          <w:bCs/>
        </w:rPr>
        <w:t>INNOVACLUB</w:t>
      </w:r>
    </w:p>
    <w:p w14:paraId="7C240C5B" w14:textId="37E2112B" w:rsidR="004A2869" w:rsidRDefault="004A2869" w:rsidP="00471AA7">
      <w:r>
        <w:t>InnovaClub, Burgan Bank çalışanlarının yenilikçi fikirlerini sistematik bir girişim geliştirme süreciyle hayata geçirebilmesine imk</w:t>
      </w:r>
      <w:ins w:id="106" w:author="Merve Çavdar" w:date="2026-07-07T15:25:00Z" w16du:dateUtc="2026-07-07T12:25:00Z">
        <w:r w:rsidR="009D37E9">
          <w:t>a</w:t>
        </w:r>
      </w:ins>
      <w:del w:id="107" w:author="Merve Çavdar" w:date="2026-07-07T15:25:00Z" w16du:dateUtc="2026-07-07T12:25:00Z">
        <w:r w:rsidDel="009D37E9">
          <w:delText>â</w:delText>
        </w:r>
      </w:del>
      <w:r>
        <w:t xml:space="preserve">n tanıyan kurum içi girişimcilik </w:t>
      </w:r>
      <w:del w:id="108" w:author="Merve Çavdar" w:date="2026-07-07T15:25:00Z" w16du:dateUtc="2026-07-07T12:25:00Z">
        <w:r w:rsidDel="009D37E9">
          <w:delText>platformudur.</w:delText>
        </w:r>
      </w:del>
      <w:ins w:id="109" w:author="Merve Çavdar" w:date="2026-07-07T15:25:00Z" w16du:dateUtc="2026-07-07T12:25:00Z">
        <w:r w:rsidR="009D37E9">
          <w:t xml:space="preserve">programıdır. Program </w:t>
        </w:r>
      </w:ins>
      <w:ins w:id="110" w:author="Merve Çavdar" w:date="2026-07-07T15:27:00Z" w16du:dateUtc="2026-07-07T12:27:00Z">
        <w:r w:rsidR="009D37E9" w:rsidRPr="009D37E9">
          <w:t>Çalışan Deneyimi Eğitim ve Gelişim Birimi liderliğinde</w:t>
        </w:r>
        <w:r w:rsidR="009D37E9">
          <w:t xml:space="preserve"> </w:t>
        </w:r>
      </w:ins>
      <w:ins w:id="111" w:author="Merve Çavdar" w:date="2026-07-07T15:28:00Z" w16du:dateUtc="2026-07-07T12:28:00Z">
        <w:r w:rsidR="009D37E9">
          <w:t xml:space="preserve">yürütülmekte olup eğitimler ve mentorluk seansları </w:t>
        </w:r>
      </w:ins>
      <w:ins w:id="112" w:author="Merve Çavdar" w:date="2026-07-07T15:27:00Z" w16du:dateUtc="2026-07-07T12:27:00Z">
        <w:r w:rsidR="009D37E9">
          <w:t xml:space="preserve">Girişimcilik Ekosistemi </w:t>
        </w:r>
      </w:ins>
      <w:ins w:id="113" w:author="Merve Çavdar" w:date="2026-07-07T15:28:00Z" w16du:dateUtc="2026-07-07T12:28:00Z">
        <w:r w:rsidR="009D37E9">
          <w:t xml:space="preserve">tarafından verilmektedir. </w:t>
        </w:r>
      </w:ins>
      <w:del w:id="114" w:author="Merve Çavdar" w:date="2026-07-07T15:28:00Z" w16du:dateUtc="2026-07-07T12:28:00Z">
        <w:r w:rsidDel="009D37E9">
          <w:delText xml:space="preserve"> </w:delText>
        </w:r>
      </w:del>
    </w:p>
    <w:p w14:paraId="35706C09" w14:textId="0ED2D0C7" w:rsidR="00135319" w:rsidDel="009D37E9" w:rsidRDefault="00925D97" w:rsidP="00471AA7">
      <w:pPr>
        <w:rPr>
          <w:del w:id="115" w:author="Merve Çavdar" w:date="2026-07-07T15:28:00Z" w16du:dateUtc="2026-07-07T12:28:00Z"/>
        </w:rPr>
      </w:pPr>
      <w:del w:id="116" w:author="Merve Çavdar" w:date="2026-07-07T15:28:00Z" w16du:dateUtc="2026-07-07T12:28:00Z">
        <w:r w:rsidDel="009D37E9">
          <w:delText xml:space="preserve">Çalışanların fikirleri ile başvurarak ön elemeden geçirilerek ilk </w:delText>
        </w:r>
        <w:r w:rsidR="00F657DC" w:rsidDel="009D37E9">
          <w:delText xml:space="preserve">sunumlarını yapar. İlk elemeyi geçen ekipler fikirlerini netleştirmek </w:delText>
        </w:r>
        <w:r w:rsidR="00134741" w:rsidDel="009D37E9">
          <w:delText xml:space="preserve">üzere </w:delText>
        </w:r>
        <w:r w:rsidR="00135319" w:rsidDel="009D37E9">
          <w:delText>keşif fazı</w:delText>
        </w:r>
        <w:r w:rsidR="00397C8B" w:rsidDel="009D37E9">
          <w:delText>na kabul edil</w:delText>
        </w:r>
        <w:r w:rsidR="00135319" w:rsidDel="009D37E9">
          <w:delText>ir</w:delText>
        </w:r>
        <w:r w:rsidR="00397C8B" w:rsidDel="009D37E9">
          <w:delText xml:space="preserve"> ve bu</w:delText>
        </w:r>
        <w:r w:rsidR="00135319" w:rsidDel="009D37E9">
          <w:delText xml:space="preserve"> aşamada</w:delText>
        </w:r>
        <w:r w:rsidR="00397C8B" w:rsidDel="009D37E9">
          <w:delText xml:space="preserve"> müşteri-problem uyumuna bakarak demoday</w:delText>
        </w:r>
        <w:r w:rsidR="00135319" w:rsidDel="009D37E9">
          <w:delText xml:space="preserve"> günü</w:delText>
        </w:r>
        <w:r w:rsidR="00397C8B" w:rsidDel="009D37E9">
          <w:delText xml:space="preserve"> sunum yap</w:delText>
        </w:r>
        <w:r w:rsidR="00135319" w:rsidDel="009D37E9">
          <w:delText>ılır</w:delText>
        </w:r>
        <w:r w:rsidR="00397C8B" w:rsidDel="009D37E9">
          <w:delText>. Demoday’de jüriden olumlu görüş alan projeler MVP (dar kapsamlı ürün) geliştirmek üzere pilot fazına geç</w:delText>
        </w:r>
        <w:r w:rsidR="00135319" w:rsidDel="009D37E9">
          <w:delText>er.</w:delText>
        </w:r>
      </w:del>
    </w:p>
    <w:p w14:paraId="4BE9CC96" w14:textId="48A012D9" w:rsidR="00135319" w:rsidDel="009D37E9" w:rsidRDefault="00135319" w:rsidP="00471AA7">
      <w:pPr>
        <w:rPr>
          <w:del w:id="117" w:author="Merve Çavdar" w:date="2026-07-07T15:28:00Z" w16du:dateUtc="2026-07-07T12:28:00Z"/>
          <w:b/>
          <w:bCs/>
        </w:rPr>
      </w:pPr>
      <w:del w:id="118" w:author="Merve Çavdar" w:date="2026-07-07T15:28:00Z" w16du:dateUtc="2026-07-07T12:28:00Z">
        <w:r w:rsidDel="009D37E9">
          <w:rPr>
            <w:b/>
            <w:bCs/>
          </w:rPr>
          <w:delText>InnovaClub Aşamaları</w:delText>
        </w:r>
      </w:del>
    </w:p>
    <w:p w14:paraId="086E95F3" w14:textId="72DE9708" w:rsidR="00597020" w:rsidRPr="00597020" w:rsidDel="009D37E9" w:rsidRDefault="00597020" w:rsidP="00597020">
      <w:pPr>
        <w:pStyle w:val="ListParagraph"/>
        <w:numPr>
          <w:ilvl w:val="0"/>
          <w:numId w:val="12"/>
        </w:numPr>
        <w:spacing w:before="100" w:beforeAutospacing="1" w:after="100" w:afterAutospacing="1" w:line="240" w:lineRule="auto"/>
        <w:outlineLvl w:val="2"/>
        <w:rPr>
          <w:del w:id="119" w:author="Merve Çavdar" w:date="2026-07-07T15:28:00Z" w16du:dateUtc="2026-07-07T12:28:00Z"/>
        </w:rPr>
      </w:pPr>
      <w:del w:id="120" w:author="Merve Çavdar" w:date="2026-07-07T15:28:00Z" w16du:dateUtc="2026-07-07T12:28:00Z">
        <w:r w:rsidRPr="00597020" w:rsidDel="009D37E9">
          <w:rPr>
            <w:b/>
            <w:bCs/>
          </w:rPr>
          <w:delText>Fikir Başvurusu:</w:delText>
        </w:r>
        <w:r w:rsidDel="009D37E9">
          <w:delText xml:space="preserve"> </w:delText>
        </w:r>
        <w:r w:rsidRPr="00597020" w:rsidDel="009D37E9">
          <w:delText>Çalışanlar müşteri, operasyon, süreç veya teknolojiye ilişkin geliştirdikleri çözüm fikirlerini iletir. Amaç, bankanın stratejik öncelikleriyle uyumlu fırsat alanlarının görünür kılınmasıdır.</w:delText>
        </w:r>
        <w:r w:rsidDel="009D37E9">
          <w:delText xml:space="preserve"> </w:delText>
        </w:r>
      </w:del>
    </w:p>
    <w:p w14:paraId="71CF000F" w14:textId="6B3B2FFC" w:rsidR="004A2869" w:rsidDel="009D37E9" w:rsidRDefault="00597020" w:rsidP="00597020">
      <w:pPr>
        <w:pStyle w:val="ListParagraph"/>
        <w:numPr>
          <w:ilvl w:val="0"/>
          <w:numId w:val="11"/>
        </w:numPr>
        <w:rPr>
          <w:del w:id="121" w:author="Merve Çavdar" w:date="2026-07-07T15:28:00Z" w16du:dateUtc="2026-07-07T12:28:00Z"/>
          <w:b/>
          <w:bCs/>
        </w:rPr>
      </w:pPr>
      <w:del w:id="122" w:author="Merve Çavdar" w:date="2026-07-07T15:28:00Z" w16du:dateUtc="2026-07-07T12:28:00Z">
        <w:r w:rsidRPr="00597020" w:rsidDel="009D37E9">
          <w:rPr>
            <w:b/>
            <w:bCs/>
          </w:rPr>
          <w:delText>Ön Eleme:</w:delText>
        </w:r>
        <w:r w:rsidDel="009D37E9">
          <w:rPr>
            <w:b/>
            <w:bCs/>
          </w:rPr>
          <w:delText xml:space="preserve"> </w:delText>
        </w:r>
        <w:r w:rsidRPr="00597020" w:rsidDel="009D37E9">
          <w:delText>Fikirler kâğıt üzerinde değerlendirilir; yenilik düzeyi, uygulanabilirlik, stratejik uyum ve değer yaratma potansiyeli esas alınır. Bu aşamayı geçen fikir sahipleri, ilk sunumlarını gerçekleştirmek üzere Ide</w:delText>
        </w:r>
        <w:r w:rsidDel="009D37E9">
          <w:delText>a</w:delText>
        </w:r>
        <w:r w:rsidRPr="00597020" w:rsidDel="009D37E9">
          <w:delText xml:space="preserve"> Pitch sürecine katılır.</w:delText>
        </w:r>
        <w:r w:rsidRPr="00597020" w:rsidDel="009D37E9">
          <w:rPr>
            <w:b/>
            <w:bCs/>
          </w:rPr>
          <w:delText xml:space="preserve"> </w:delText>
        </w:r>
      </w:del>
    </w:p>
    <w:p w14:paraId="5B72163F" w14:textId="6DCDC6F1" w:rsidR="007D605A" w:rsidRPr="007D605A" w:rsidDel="009D37E9" w:rsidRDefault="007D605A" w:rsidP="00597020">
      <w:pPr>
        <w:pStyle w:val="ListParagraph"/>
        <w:numPr>
          <w:ilvl w:val="0"/>
          <w:numId w:val="11"/>
        </w:numPr>
        <w:rPr>
          <w:del w:id="123" w:author="Merve Çavdar" w:date="2026-07-07T15:28:00Z" w16du:dateUtc="2026-07-07T12:28:00Z"/>
          <w:b/>
          <w:bCs/>
        </w:rPr>
      </w:pPr>
      <w:del w:id="124" w:author="Merve Çavdar" w:date="2026-07-07T15:28:00Z" w16du:dateUtc="2026-07-07T12:28:00Z">
        <w:r w:rsidDel="009D37E9">
          <w:rPr>
            <w:b/>
            <w:bCs/>
          </w:rPr>
          <w:delText xml:space="preserve">Idea Pitch: </w:delText>
        </w:r>
        <w:r w:rsidDel="009D37E9">
          <w:delText>Katılımcılar fikirlerini jüriye sunarak programın bir sonraki fazına geçme hakkı kazanır.</w:delText>
        </w:r>
        <w:r w:rsidDel="009D37E9">
          <w:br/>
          <w:delText>Bu aşama aynı zamanda girişimcilik, problem tanımlama ve sunum becerilerinin değerlendirildiği ilk temas noktasıdır.</w:delText>
        </w:r>
      </w:del>
    </w:p>
    <w:p w14:paraId="55D5D51D" w14:textId="6CCCF6C2" w:rsidR="007D605A" w:rsidRPr="007D605A" w:rsidDel="009D37E9" w:rsidRDefault="007D605A" w:rsidP="007D605A">
      <w:pPr>
        <w:pStyle w:val="ListParagraph"/>
        <w:numPr>
          <w:ilvl w:val="0"/>
          <w:numId w:val="11"/>
        </w:numPr>
        <w:spacing w:before="100" w:beforeAutospacing="1" w:after="100" w:afterAutospacing="1" w:line="240" w:lineRule="auto"/>
        <w:outlineLvl w:val="2"/>
        <w:rPr>
          <w:del w:id="125" w:author="Merve Çavdar" w:date="2026-07-07T15:28:00Z" w16du:dateUtc="2026-07-07T12:28:00Z"/>
        </w:rPr>
      </w:pPr>
      <w:del w:id="126" w:author="Merve Çavdar" w:date="2026-07-07T15:28:00Z" w16du:dateUtc="2026-07-07T12:28:00Z">
        <w:r w:rsidRPr="007D605A" w:rsidDel="009D37E9">
          <w:rPr>
            <w:b/>
            <w:bCs/>
          </w:rPr>
          <w:delText xml:space="preserve">Keşif Fazı (4 Hafta): </w:delText>
        </w:r>
        <w:r w:rsidRPr="007D605A" w:rsidDel="009D37E9">
          <w:delText xml:space="preserve">Seçilen ekipler, müşteri problemi doğrulama, kullanıcı araştırması, çözüm hipotezi geliştirme ve hızlı </w:delText>
        </w:r>
        <w:r w:rsidDel="009D37E9">
          <w:delText>çözüm t</w:delText>
        </w:r>
        <w:r w:rsidRPr="007D605A" w:rsidDel="009D37E9">
          <w:delText>e</w:delText>
        </w:r>
        <w:r w:rsidDel="009D37E9">
          <w:delText>sti yapma</w:delText>
        </w:r>
        <w:r w:rsidRPr="007D605A" w:rsidDel="009D37E9">
          <w:delText xml:space="preserve"> süreçlerinden geçer.</w:delText>
        </w:r>
        <w:r w:rsidDel="009D37E9">
          <w:delText xml:space="preserve"> </w:delText>
        </w:r>
        <w:r w:rsidRPr="007D605A" w:rsidDel="009D37E9">
          <w:delText xml:space="preserve">Bu aşama sonunda yönetime </w:delText>
        </w:r>
        <w:r w:rsidDel="009D37E9">
          <w:delText>Demodayde sunum</w:delText>
        </w:r>
        <w:r w:rsidRPr="007D605A" w:rsidDel="009D37E9">
          <w:delText xml:space="preserve"> yapılır ve başarılı projeler MVP sürecine geçer.</w:delText>
        </w:r>
      </w:del>
    </w:p>
    <w:p w14:paraId="1DAA24EC" w14:textId="2D98700C" w:rsidR="007D605A" w:rsidRPr="007D605A" w:rsidDel="009D37E9" w:rsidRDefault="007D605A" w:rsidP="007D605A">
      <w:pPr>
        <w:pStyle w:val="ListParagraph"/>
        <w:numPr>
          <w:ilvl w:val="0"/>
          <w:numId w:val="11"/>
        </w:numPr>
        <w:rPr>
          <w:del w:id="127" w:author="Merve Çavdar" w:date="2026-07-07T15:28:00Z" w16du:dateUtc="2026-07-07T12:28:00Z"/>
        </w:rPr>
      </w:pPr>
      <w:del w:id="128" w:author="Merve Çavdar" w:date="2026-07-07T15:28:00Z" w16du:dateUtc="2026-07-07T12:28:00Z">
        <w:r w:rsidDel="009D37E9">
          <w:rPr>
            <w:b/>
            <w:bCs/>
          </w:rPr>
          <w:delText xml:space="preserve">Pilot Fazı (12 Hafta): </w:delText>
        </w:r>
        <w:r w:rsidRPr="007D605A" w:rsidDel="009D37E9">
          <w:delText xml:space="preserve">Ekipler, </w:delText>
        </w:r>
        <w:r w:rsidDel="009D37E9">
          <w:delText>12</w:delText>
        </w:r>
        <w:r w:rsidRPr="007D605A" w:rsidDel="009D37E9">
          <w:delText xml:space="preserve"> haftal</w:delText>
        </w:r>
        <w:r w:rsidDel="009D37E9">
          <w:delText>ık</w:delText>
        </w:r>
        <w:r w:rsidRPr="007D605A" w:rsidDel="009D37E9">
          <w:delText xml:space="preserve"> yo</w:delText>
        </w:r>
        <w:r w:rsidDel="009D37E9">
          <w:delText>ğ</w:delText>
        </w:r>
        <w:r w:rsidRPr="007D605A" w:rsidDel="009D37E9">
          <w:delText>un programda dar kapsaml</w:delText>
        </w:r>
        <w:r w:rsidDel="009D37E9">
          <w:delText>ı</w:delText>
        </w:r>
        <w:r w:rsidRPr="007D605A" w:rsidDel="009D37E9">
          <w:delText xml:space="preserve"> bir MVP </w:delText>
        </w:r>
        <w:r w:rsidDel="009D37E9">
          <w:delText xml:space="preserve">geliştirir. </w:delText>
        </w:r>
        <w:r w:rsidRPr="007D605A" w:rsidDel="009D37E9">
          <w:delText>Kullan</w:delText>
        </w:r>
        <w:r w:rsidDel="009D37E9">
          <w:delText>ıcı</w:delText>
        </w:r>
        <w:r w:rsidRPr="007D605A" w:rsidDel="009D37E9">
          <w:delText xml:space="preserve"> geri bildirimleri toplan</w:delText>
        </w:r>
        <w:r w:rsidDel="009D37E9">
          <w:delText xml:space="preserve">ır. </w:delText>
        </w:r>
        <w:r w:rsidRPr="007D605A" w:rsidDel="009D37E9">
          <w:delText xml:space="preserve">Finansal model </w:delText>
        </w:r>
        <w:r w:rsidDel="009D37E9">
          <w:delText>taslağı hazırlanır. Süreç sonunda yönetime sunum yapılır ve başarılı olan projeler verimlilik aşamasına geçer.</w:delText>
        </w:r>
      </w:del>
    </w:p>
    <w:p w14:paraId="59459774" w14:textId="285B7252" w:rsidR="007D605A" w:rsidDel="009D37E9" w:rsidRDefault="007D605A" w:rsidP="007D605A">
      <w:pPr>
        <w:pStyle w:val="ListParagraph"/>
        <w:numPr>
          <w:ilvl w:val="0"/>
          <w:numId w:val="11"/>
        </w:numPr>
        <w:rPr>
          <w:del w:id="129" w:author="Merve Çavdar" w:date="2026-07-07T15:28:00Z" w16du:dateUtc="2026-07-07T12:28:00Z"/>
        </w:rPr>
      </w:pPr>
      <w:del w:id="130" w:author="Merve Çavdar" w:date="2026-07-07T15:28:00Z" w16du:dateUtc="2026-07-07T12:28:00Z">
        <w:r w:rsidDel="009D37E9">
          <w:rPr>
            <w:b/>
            <w:bCs/>
          </w:rPr>
          <w:delText xml:space="preserve">Verimlilik Fazı: </w:delText>
        </w:r>
        <w:r w:rsidDel="009D37E9">
          <w:delText>MVP sürecini başarıyla tamamlayan ekipler nihai ürün geliştirmek ve iş modelinin tüm bloklarını tamamlamak üzere çalışır. PoC yapılır. Finansal projeksiyon ve yatırım ihtiyacı belirlenir.</w:delText>
        </w:r>
        <w:r w:rsidR="00935465" w:rsidDel="009D37E9">
          <w:delText xml:space="preserve"> Ürünün ilk müşterisi Burgan Bank olur. </w:delText>
        </w:r>
      </w:del>
    </w:p>
    <w:p w14:paraId="55123820" w14:textId="3672D7CF" w:rsidR="007D605A" w:rsidRPr="007D605A" w:rsidDel="009D37E9" w:rsidRDefault="007D605A" w:rsidP="007D605A">
      <w:pPr>
        <w:pStyle w:val="ListParagraph"/>
        <w:numPr>
          <w:ilvl w:val="0"/>
          <w:numId w:val="11"/>
        </w:numPr>
        <w:rPr>
          <w:del w:id="131" w:author="Merve Çavdar" w:date="2026-07-07T15:28:00Z" w16du:dateUtc="2026-07-07T12:28:00Z"/>
        </w:rPr>
      </w:pPr>
      <w:del w:id="132" w:author="Merve Çavdar" w:date="2026-07-07T15:28:00Z" w16du:dateUtc="2026-07-07T12:28:00Z">
        <w:r w:rsidDel="009D37E9">
          <w:rPr>
            <w:b/>
            <w:bCs/>
          </w:rPr>
          <w:delText>Ticarileşme:</w:delText>
        </w:r>
        <w:r w:rsidDel="009D37E9">
          <w:delText xml:space="preserve"> Bu faza geçen projeler Burgan Teknoloji AŞ altında konumlandırılır ve </w:delText>
        </w:r>
        <w:r w:rsidR="00935465" w:rsidDel="009D37E9">
          <w:delText xml:space="preserve">girişimin </w:delText>
        </w:r>
        <w:r w:rsidDel="009D37E9">
          <w:delText xml:space="preserve">ilk dış müşteriyi bulması </w:delText>
        </w:r>
        <w:r w:rsidR="00935465" w:rsidDel="009D37E9">
          <w:delText xml:space="preserve">amaçlanır. </w:delText>
        </w:r>
      </w:del>
    </w:p>
    <w:p w14:paraId="5F41AFAB" w14:textId="7451C71B" w:rsidR="00035BC7" w:rsidDel="009D37E9" w:rsidRDefault="00035BC7" w:rsidP="00471AA7">
      <w:pPr>
        <w:rPr>
          <w:del w:id="133" w:author="Merve Çavdar" w:date="2026-07-07T15:29:00Z" w16du:dateUtc="2026-07-07T12:29:00Z"/>
        </w:rPr>
      </w:pPr>
    </w:p>
    <w:p w14:paraId="5A463925" w14:textId="00503B97" w:rsidR="00935465" w:rsidDel="009D37E9" w:rsidRDefault="004A2869" w:rsidP="00471AA7">
      <w:pPr>
        <w:rPr>
          <w:del w:id="134" w:author="Merve Çavdar" w:date="2026-07-07T15:29:00Z" w16du:dateUtc="2026-07-07T12:29:00Z"/>
        </w:rPr>
      </w:pPr>
      <w:del w:id="135" w:author="Merve Çavdar" w:date="2026-07-07T15:29:00Z" w16du:dateUtc="2026-07-07T12:29:00Z">
        <w:r w:rsidRPr="004A2869" w:rsidDel="009D37E9">
          <w:delText>InnovaClub; çalışanların yaratıcılığını stratejik hedeflerle birleştirir, bankanın dijital dönüşümünü hızlandırır ve kuruma uzun vadeli değer yaratma kapasitesi kazandırır.</w:delText>
        </w:r>
        <w:r w:rsidR="00935465" w:rsidDel="009D37E9">
          <w:delText xml:space="preserve"> Program, fikirlerin yalnızca üretilmesini değil, doğrulanmasını, MVP testleri yapılmasını ve başarılı olması durumunda ticarileştirilerek ONx Ventures ekosistemine katılmasını sağlayan uçtan uca bir inovasyon modeli sunar.</w:delText>
        </w:r>
      </w:del>
    </w:p>
    <w:p w14:paraId="7BACF3C3" w14:textId="77777777" w:rsidR="00935465" w:rsidRDefault="00935465" w:rsidP="00471AA7"/>
    <w:p w14:paraId="630C4B3A" w14:textId="6F3BFC23" w:rsidR="00935465" w:rsidRPr="00935465" w:rsidDel="00244C22" w:rsidRDefault="00935465" w:rsidP="00935465">
      <w:pPr>
        <w:spacing w:before="100" w:beforeAutospacing="1" w:after="100" w:afterAutospacing="1" w:line="240" w:lineRule="auto"/>
        <w:outlineLvl w:val="1"/>
        <w:rPr>
          <w:del w:id="136" w:author="Merve Çavdar" w:date="2026-07-07T15:30:00Z" w16du:dateUtc="2026-07-07T12:30:00Z"/>
          <w:rFonts w:eastAsia="Times New Roman" w:cs="Times New Roman"/>
          <w:b/>
          <w:bCs/>
          <w:kern w:val="0"/>
          <w:sz w:val="36"/>
          <w:szCs w:val="36"/>
          <w14:ligatures w14:val="none"/>
        </w:rPr>
      </w:pPr>
      <w:del w:id="137" w:author="Merve Çavdar" w:date="2026-07-07T15:30:00Z" w16du:dateUtc="2026-07-07T12:30:00Z">
        <w:r w:rsidRPr="00935465" w:rsidDel="00244C22">
          <w:rPr>
            <w:rFonts w:eastAsia="Times New Roman" w:cs="Times New Roman"/>
            <w:b/>
            <w:bCs/>
            <w:kern w:val="0"/>
            <w:sz w:val="36"/>
            <w:szCs w:val="36"/>
            <w14:ligatures w14:val="none"/>
          </w:rPr>
          <w:delText>InnovaClub’ın Stratejik Rolü</w:delText>
        </w:r>
      </w:del>
    </w:p>
    <w:p w14:paraId="69AED5BF" w14:textId="2DDA8739" w:rsidR="00935465" w:rsidRPr="00935465" w:rsidDel="00244C22" w:rsidRDefault="00935465" w:rsidP="00935465">
      <w:pPr>
        <w:spacing w:before="100" w:beforeAutospacing="1" w:after="100" w:afterAutospacing="1" w:line="240" w:lineRule="auto"/>
        <w:rPr>
          <w:del w:id="138" w:author="Merve Çavdar" w:date="2026-07-07T15:30:00Z" w16du:dateUtc="2026-07-07T12:30:00Z"/>
          <w:rFonts w:eastAsia="Times New Roman" w:cs="Times New Roman"/>
          <w:kern w:val="0"/>
          <w14:ligatures w14:val="none"/>
        </w:rPr>
      </w:pPr>
      <w:del w:id="139" w:author="Merve Çavdar" w:date="2026-07-07T15:30:00Z" w16du:dateUtc="2026-07-07T12:30:00Z">
        <w:r w:rsidRPr="00935465" w:rsidDel="00244C22">
          <w:rPr>
            <w:rFonts w:eastAsia="Times New Roman" w:cs="Times New Roman"/>
            <w:kern w:val="0"/>
            <w14:ligatures w14:val="none"/>
          </w:rPr>
          <w:delText xml:space="preserve">InnovaClub, ONx Ventures yapısı içinde </w:delText>
        </w:r>
        <w:r w:rsidDel="00244C22">
          <w:rPr>
            <w:rFonts w:eastAsia="Times New Roman" w:cs="Times New Roman"/>
            <w:kern w:val="0"/>
            <w14:ligatures w14:val="none"/>
          </w:rPr>
          <w:delText>önemli</w:delText>
        </w:r>
        <w:r w:rsidRPr="00935465" w:rsidDel="00244C22">
          <w:rPr>
            <w:rFonts w:eastAsia="Times New Roman" w:cs="Times New Roman"/>
            <w:kern w:val="0"/>
            <w14:ligatures w14:val="none"/>
          </w:rPr>
          <w:delText xml:space="preserve"> bir role sahiptir:</w:delText>
        </w:r>
      </w:del>
    </w:p>
    <w:p w14:paraId="0B3E22C6" w14:textId="59304BB6" w:rsidR="00EF6469" w:rsidDel="00244C22" w:rsidRDefault="00935465" w:rsidP="00EF6469">
      <w:pPr>
        <w:pStyle w:val="ListParagraph"/>
        <w:numPr>
          <w:ilvl w:val="0"/>
          <w:numId w:val="14"/>
        </w:numPr>
        <w:spacing w:before="100" w:beforeAutospacing="1" w:after="100" w:afterAutospacing="1" w:line="240" w:lineRule="auto"/>
        <w:rPr>
          <w:del w:id="140" w:author="Merve Çavdar" w:date="2026-07-07T15:30:00Z" w16du:dateUtc="2026-07-07T12:30:00Z"/>
          <w:rFonts w:eastAsia="Times New Roman" w:cs="Times New Roman"/>
          <w:kern w:val="0"/>
          <w14:ligatures w14:val="none"/>
        </w:rPr>
      </w:pPr>
      <w:del w:id="141" w:author="Merve Çavdar" w:date="2026-07-07T15:30:00Z" w16du:dateUtc="2026-07-07T12:30:00Z">
        <w:r w:rsidRPr="00EF6469" w:rsidDel="00244C22">
          <w:rPr>
            <w:rFonts w:eastAsia="Times New Roman" w:cs="Times New Roman"/>
            <w:b/>
            <w:bCs/>
            <w:kern w:val="0"/>
            <w14:ligatures w14:val="none"/>
          </w:rPr>
          <w:delText>İç inovasyonu güçlendirir</w:delText>
        </w:r>
        <w:r w:rsidRPr="00EF6469" w:rsidDel="00244C22">
          <w:rPr>
            <w:rFonts w:eastAsia="Times New Roman" w:cs="Times New Roman"/>
            <w:kern w:val="0"/>
            <w14:ligatures w14:val="none"/>
          </w:rPr>
          <w:delText xml:space="preserve"> – Banka çalışanlarının bilgi birikimini yenilikçi çözümlere dönüştürür.</w:delText>
        </w:r>
      </w:del>
    </w:p>
    <w:p w14:paraId="7B8409D5" w14:textId="0D488C32" w:rsidR="00EF6469" w:rsidRPr="00EF6469" w:rsidDel="00244C22" w:rsidRDefault="00935465" w:rsidP="00EF6469">
      <w:pPr>
        <w:pStyle w:val="ListParagraph"/>
        <w:numPr>
          <w:ilvl w:val="0"/>
          <w:numId w:val="14"/>
        </w:numPr>
        <w:spacing w:before="100" w:beforeAutospacing="1" w:after="100" w:afterAutospacing="1" w:line="240" w:lineRule="auto"/>
        <w:rPr>
          <w:del w:id="142" w:author="Merve Çavdar" w:date="2026-07-07T15:30:00Z" w16du:dateUtc="2026-07-07T12:30:00Z"/>
          <w:rFonts w:eastAsia="Times New Roman" w:cs="Times New Roman"/>
          <w:kern w:val="0"/>
          <w14:ligatures w14:val="none"/>
        </w:rPr>
      </w:pPr>
      <w:del w:id="143" w:author="Merve Çavdar" w:date="2026-07-07T15:30:00Z" w16du:dateUtc="2026-07-07T12:30:00Z">
        <w:r w:rsidRPr="00EF6469" w:rsidDel="00244C22">
          <w:rPr>
            <w:rFonts w:eastAsia="Times New Roman" w:cs="Times New Roman"/>
            <w:b/>
            <w:bCs/>
            <w:kern w:val="0"/>
            <w14:ligatures w14:val="none"/>
          </w:rPr>
          <w:delText>Dış girişimlerle entegrasyonu kolaylaştırır</w:delText>
        </w:r>
        <w:r w:rsidRPr="00EF6469" w:rsidDel="00244C22">
          <w:rPr>
            <w:rFonts w:eastAsia="Times New Roman" w:cs="Times New Roman"/>
            <w:kern w:val="0"/>
            <w14:ligatures w14:val="none"/>
          </w:rPr>
          <w:delText xml:space="preserve"> – ONx Network ile çalışan fikirleri dış ekosistemdeki teknoloji şirketleriyle eşleştirir</w:delText>
        </w:r>
        <w:r w:rsidR="00EF6469" w:rsidRPr="00EF6469" w:rsidDel="00244C22">
          <w:rPr>
            <w:rFonts w:eastAsia="Times New Roman" w:cs="Times New Roman"/>
            <w:b/>
            <w:bCs/>
            <w:kern w:val="0"/>
            <w14:ligatures w14:val="none"/>
          </w:rPr>
          <w:delText>.</w:delText>
        </w:r>
      </w:del>
    </w:p>
    <w:p w14:paraId="6F068FD0" w14:textId="2803B4E1" w:rsidR="00EF6469" w:rsidDel="00244C22" w:rsidRDefault="00935465" w:rsidP="00EF6469">
      <w:pPr>
        <w:pStyle w:val="ListParagraph"/>
        <w:numPr>
          <w:ilvl w:val="0"/>
          <w:numId w:val="14"/>
        </w:numPr>
        <w:spacing w:before="100" w:beforeAutospacing="1" w:after="100" w:afterAutospacing="1" w:line="240" w:lineRule="auto"/>
        <w:rPr>
          <w:del w:id="144" w:author="Merve Çavdar" w:date="2026-07-07T15:30:00Z" w16du:dateUtc="2026-07-07T12:30:00Z"/>
          <w:rFonts w:eastAsia="Times New Roman" w:cs="Times New Roman"/>
          <w:kern w:val="0"/>
          <w14:ligatures w14:val="none"/>
        </w:rPr>
      </w:pPr>
      <w:del w:id="145" w:author="Merve Çavdar" w:date="2026-07-07T15:30:00Z" w16du:dateUtc="2026-07-07T12:30:00Z">
        <w:r w:rsidRPr="00EF6469" w:rsidDel="00244C22">
          <w:rPr>
            <w:rFonts w:eastAsia="Times New Roman" w:cs="Times New Roman"/>
            <w:b/>
            <w:bCs/>
            <w:kern w:val="0"/>
            <w14:ligatures w14:val="none"/>
          </w:rPr>
          <w:delText>Girişimcilik kültürünü kuruma yerleştirir</w:delText>
        </w:r>
        <w:r w:rsidRPr="00EF6469" w:rsidDel="00244C22">
          <w:rPr>
            <w:rFonts w:eastAsia="Times New Roman" w:cs="Times New Roman"/>
            <w:kern w:val="0"/>
            <w14:ligatures w14:val="none"/>
          </w:rPr>
          <w:delText xml:space="preserve"> – Deneme–yanılma, hız, çeviklik ve müşteri odaklı yaklaşımı kurum çapında yaygınlaştırır.</w:delText>
        </w:r>
      </w:del>
    </w:p>
    <w:p w14:paraId="734AECE1" w14:textId="7D79790D" w:rsidR="00935465" w:rsidRPr="00EF6469" w:rsidDel="00244C22" w:rsidRDefault="00935465" w:rsidP="00EF6469">
      <w:pPr>
        <w:pStyle w:val="ListParagraph"/>
        <w:numPr>
          <w:ilvl w:val="0"/>
          <w:numId w:val="14"/>
        </w:numPr>
        <w:spacing w:before="100" w:beforeAutospacing="1" w:after="100" w:afterAutospacing="1" w:line="240" w:lineRule="auto"/>
        <w:rPr>
          <w:del w:id="146" w:author="Merve Çavdar" w:date="2026-07-07T15:30:00Z" w16du:dateUtc="2026-07-07T12:30:00Z"/>
          <w:rFonts w:eastAsia="Times New Roman" w:cs="Times New Roman"/>
          <w:kern w:val="0"/>
          <w14:ligatures w14:val="none"/>
        </w:rPr>
      </w:pPr>
      <w:del w:id="147" w:author="Merve Çavdar" w:date="2026-07-07T15:30:00Z" w16du:dateUtc="2026-07-07T12:30:00Z">
        <w:r w:rsidRPr="00EF6469" w:rsidDel="00244C22">
          <w:rPr>
            <w:rFonts w:eastAsia="Times New Roman" w:cs="Times New Roman"/>
            <w:b/>
            <w:bCs/>
            <w:kern w:val="0"/>
            <w14:ligatures w14:val="none"/>
          </w:rPr>
          <w:delText>Yeni iş modelleri üretir</w:delText>
        </w:r>
        <w:r w:rsidRPr="00EF6469" w:rsidDel="00244C22">
          <w:rPr>
            <w:rFonts w:eastAsia="Times New Roman" w:cs="Times New Roman"/>
            <w:kern w:val="0"/>
            <w14:ligatures w14:val="none"/>
          </w:rPr>
          <w:delText xml:space="preserve"> – Gerek bankaya entegre ürünler, gerek bağımsız girişimler aracılığıyla yeni değer alanları yaratır.</w:delText>
        </w:r>
      </w:del>
    </w:p>
    <w:p w14:paraId="51E53C02" w14:textId="74F823D7" w:rsidR="00935465" w:rsidRPr="00935465" w:rsidDel="00244C22" w:rsidRDefault="00935465" w:rsidP="00935465">
      <w:pPr>
        <w:spacing w:after="0" w:line="240" w:lineRule="auto"/>
        <w:rPr>
          <w:del w:id="148" w:author="Merve Çavdar" w:date="2026-07-07T15:30:00Z" w16du:dateUtc="2026-07-07T12:30:00Z"/>
          <w:rFonts w:ascii="Times New Roman" w:eastAsia="Times New Roman" w:hAnsi="Times New Roman" w:cs="Times New Roman"/>
          <w:kern w:val="0"/>
          <w14:ligatures w14:val="none"/>
        </w:rPr>
      </w:pPr>
    </w:p>
    <w:p w14:paraId="1AB5FF4B" w14:textId="77777777" w:rsidR="004A2869" w:rsidRDefault="004A2869" w:rsidP="00471AA7"/>
    <w:p w14:paraId="4D5A6AC4" w14:textId="77777777" w:rsidR="009411D2" w:rsidRPr="005B668F" w:rsidRDefault="009411D2" w:rsidP="009411D2">
      <w:pPr>
        <w:rPr>
          <w:b/>
          <w:bCs/>
        </w:rPr>
      </w:pPr>
      <w:r>
        <w:rPr>
          <w:b/>
          <w:bCs/>
        </w:rPr>
        <w:t>TAKIM</w:t>
      </w:r>
    </w:p>
    <w:p w14:paraId="08B9BB0D" w14:textId="7744AA73" w:rsidR="00E01B74" w:rsidRDefault="00163747" w:rsidP="009411D2">
      <w:pPr>
        <w:pStyle w:val="NormalWeb"/>
        <w:rPr>
          <w:ins w:id="149" w:author="Merve Çavdar" w:date="2026-07-07T15:47:00Z" w16du:dateUtc="2026-07-07T12:47:00Z"/>
          <w:rFonts w:asciiTheme="minorHAnsi" w:eastAsiaTheme="minorHAnsi" w:hAnsiTheme="minorHAnsi" w:cstheme="minorBidi"/>
          <w:kern w:val="2"/>
          <w14:ligatures w14:val="standardContextual"/>
        </w:rPr>
      </w:pPr>
      <w:r w:rsidRPr="00EF6469">
        <w:rPr>
          <w:rFonts w:asciiTheme="minorHAnsi" w:eastAsiaTheme="minorHAnsi" w:hAnsiTheme="minorHAnsi" w:cstheme="minorBidi"/>
          <w:kern w:val="2"/>
          <w14:ligatures w14:val="standardContextual"/>
        </w:rPr>
        <w:t>ONx Ventures ekibi</w:t>
      </w:r>
      <w:del w:id="150" w:author="Merve Çavdar" w:date="2026-07-07T15:31:00Z" w16du:dateUtc="2026-07-07T12:31:00Z">
        <w:r w:rsidRPr="00EF6469" w:rsidDel="00244C22">
          <w:rPr>
            <w:rFonts w:asciiTheme="minorHAnsi" w:eastAsiaTheme="minorHAnsi" w:hAnsiTheme="minorHAnsi" w:cstheme="minorBidi"/>
            <w:kern w:val="2"/>
            <w14:ligatures w14:val="standardContextual"/>
          </w:rPr>
          <w:delText>,</w:delText>
        </w:r>
      </w:del>
      <w:r w:rsidRPr="00EF6469">
        <w:rPr>
          <w:rFonts w:asciiTheme="minorHAnsi" w:eastAsiaTheme="minorHAnsi" w:hAnsiTheme="minorHAnsi" w:cstheme="minorBidi"/>
          <w:kern w:val="2"/>
          <w14:ligatures w14:val="standardContextual"/>
        </w:rPr>
        <w:t xml:space="preserve"> </w:t>
      </w:r>
      <w:ins w:id="151" w:author="Merve Çavdar" w:date="2026-07-07T15:47:00Z" w16du:dateUtc="2026-07-07T12:47:00Z">
        <w:r w:rsidR="00E01B74">
          <w:rPr>
            <w:rFonts w:asciiTheme="minorHAnsi" w:eastAsiaTheme="minorHAnsi" w:hAnsiTheme="minorHAnsi" w:cstheme="minorBidi"/>
            <w:kern w:val="2"/>
            <w14:ligatures w14:val="standardContextual"/>
          </w:rPr>
          <w:t xml:space="preserve">olarak </w:t>
        </w:r>
      </w:ins>
      <w:ins w:id="152" w:author="Merve Çavdar" w:date="2026-07-07T15:49:00Z" w16du:dateUtc="2026-07-07T12:49:00Z">
        <w:r w:rsidR="00E01B74">
          <w:rPr>
            <w:rFonts w:asciiTheme="minorHAnsi" w:eastAsiaTheme="minorHAnsi" w:hAnsiTheme="minorHAnsi" w:cstheme="minorBidi"/>
            <w:kern w:val="2"/>
            <w14:ligatures w14:val="standardContextual"/>
          </w:rPr>
          <w:t xml:space="preserve">finans, teknoloji ve girişimcilik alanlarında deneyimli bir ekibiz. </w:t>
        </w:r>
      </w:ins>
      <w:ins w:id="153" w:author="Merve Çavdar" w:date="2026-07-07T15:50:00Z" w16du:dateUtc="2026-07-07T12:50:00Z">
        <w:r w:rsidR="00987094">
          <w:rPr>
            <w:rFonts w:asciiTheme="minorHAnsi" w:eastAsiaTheme="minorHAnsi" w:hAnsiTheme="minorHAnsi" w:cstheme="minorBidi"/>
            <w:kern w:val="2"/>
            <w14:ligatures w14:val="standardContextual"/>
          </w:rPr>
          <w:t xml:space="preserve">Girişimler için </w:t>
        </w:r>
      </w:ins>
      <w:ins w:id="154" w:author="Merve Çavdar" w:date="2026-07-07T15:51:00Z" w16du:dateUtc="2026-07-07T12:51:00Z">
        <w:r w:rsidR="00987094">
          <w:rPr>
            <w:rFonts w:asciiTheme="minorHAnsi" w:eastAsiaTheme="minorHAnsi" w:hAnsiTheme="minorHAnsi" w:cstheme="minorBidi"/>
            <w:kern w:val="2"/>
            <w14:ligatures w14:val="standardContextual"/>
          </w:rPr>
          <w:t xml:space="preserve">sadece bir yatırımcı değil aynı zamanda </w:t>
        </w:r>
      </w:ins>
      <w:ins w:id="155" w:author="Merve Çavdar" w:date="2026-07-07T15:56:00Z" w16du:dateUtc="2026-07-07T12:56:00Z">
        <w:r w:rsidR="00987094">
          <w:rPr>
            <w:rFonts w:asciiTheme="minorHAnsi" w:eastAsiaTheme="minorHAnsi" w:hAnsiTheme="minorHAnsi" w:cstheme="minorBidi"/>
            <w:kern w:val="2"/>
            <w14:ligatures w14:val="standardContextual"/>
          </w:rPr>
          <w:t>yol aarkadaşı ve inovasyon o</w:t>
        </w:r>
      </w:ins>
      <w:ins w:id="156" w:author="Merve Çavdar" w:date="2026-07-07T15:57:00Z" w16du:dateUtc="2026-07-07T12:57:00Z">
        <w:r w:rsidR="00987094">
          <w:rPr>
            <w:rFonts w:asciiTheme="minorHAnsi" w:eastAsiaTheme="minorHAnsi" w:hAnsiTheme="minorHAnsi" w:cstheme="minorBidi"/>
            <w:kern w:val="2"/>
            <w14:ligatures w14:val="standardContextual"/>
          </w:rPr>
          <w:t xml:space="preserve">rtağı olarak </w:t>
        </w:r>
      </w:ins>
      <w:ins w:id="157" w:author="Merve Çavdar" w:date="2026-07-07T16:00:00Z" w16du:dateUtc="2026-07-07T13:00:00Z">
        <w:r w:rsidR="00156784">
          <w:rPr>
            <w:rFonts w:asciiTheme="minorHAnsi" w:eastAsiaTheme="minorHAnsi" w:hAnsiTheme="minorHAnsi" w:cstheme="minorBidi"/>
            <w:kern w:val="2"/>
            <w14:ligatures w14:val="standardContextual"/>
          </w:rPr>
          <w:t>konumlanıyoruz.</w:t>
        </w:r>
      </w:ins>
    </w:p>
    <w:p w14:paraId="45DD6756" w14:textId="594DC3A7" w:rsidR="00163747" w:rsidRPr="00EF6469" w:rsidDel="00156784" w:rsidRDefault="00163747" w:rsidP="009411D2">
      <w:pPr>
        <w:pStyle w:val="NormalWeb"/>
        <w:rPr>
          <w:del w:id="158" w:author="Merve Çavdar" w:date="2026-07-07T16:01:00Z" w16du:dateUtc="2026-07-07T13:01:00Z"/>
          <w:rFonts w:asciiTheme="minorHAnsi" w:eastAsiaTheme="minorHAnsi" w:hAnsiTheme="minorHAnsi" w:cstheme="minorBidi"/>
          <w:kern w:val="2"/>
          <w14:ligatures w14:val="standardContextual"/>
        </w:rPr>
      </w:pPr>
      <w:del w:id="159" w:author="Merve Çavdar" w:date="2026-07-07T16:01:00Z" w16du:dateUtc="2026-07-07T13:01:00Z">
        <w:r w:rsidRPr="00EF6469" w:rsidDel="00156784">
          <w:rPr>
            <w:rFonts w:asciiTheme="minorHAnsi" w:eastAsiaTheme="minorHAnsi" w:hAnsiTheme="minorHAnsi" w:cstheme="minorBidi"/>
            <w:kern w:val="2"/>
            <w14:ligatures w14:val="standardContextual"/>
          </w:rPr>
          <w:delText>finans, teknoloji, girişimcilik ve dijital dönüşüm alanlarında uzman profesyonellerden oluşur. Ekip; girişimlerle yatırımcı, stratejik iş ortağı ve inovasyon rehberi olarak çalışarak</w:delText>
        </w:r>
      </w:del>
      <w:del w:id="160" w:author="Merve Çavdar" w:date="2026-07-07T15:31:00Z" w16du:dateUtc="2026-07-07T12:31:00Z">
        <w:r w:rsidRPr="00EF6469" w:rsidDel="00244C22">
          <w:rPr>
            <w:rFonts w:asciiTheme="minorHAnsi" w:eastAsiaTheme="minorHAnsi" w:hAnsiTheme="minorHAnsi" w:cstheme="minorBidi"/>
            <w:kern w:val="2"/>
            <w14:ligatures w14:val="standardContextual"/>
          </w:rPr>
          <w:delText>,</w:delText>
        </w:r>
      </w:del>
      <w:del w:id="161" w:author="Merve Çavdar" w:date="2026-07-07T16:01:00Z" w16du:dateUtc="2026-07-07T13:01:00Z">
        <w:r w:rsidRPr="00EF6469" w:rsidDel="00156784">
          <w:rPr>
            <w:rFonts w:asciiTheme="minorHAnsi" w:eastAsiaTheme="minorHAnsi" w:hAnsiTheme="minorHAnsi" w:cstheme="minorBidi"/>
            <w:kern w:val="2"/>
            <w14:ligatures w14:val="standardContextual"/>
          </w:rPr>
          <w:delText xml:space="preserve"> sürdürülebilir iş birlikleri geliştirilmesini sağlar.</w:delText>
        </w:r>
      </w:del>
    </w:p>
    <w:p w14:paraId="3FEE3C6B" w14:textId="75A53A12" w:rsidR="009411D2" w:rsidRDefault="009411D2" w:rsidP="009411D2">
      <w:pPr>
        <w:pStyle w:val="NormalWeb"/>
        <w:numPr>
          <w:ilvl w:val="0"/>
          <w:numId w:val="7"/>
        </w:numPr>
        <w:rPr>
          <w:rFonts w:asciiTheme="minorHAnsi" w:hAnsiTheme="minorHAnsi"/>
          <w:b/>
          <w:bCs/>
        </w:rPr>
      </w:pPr>
      <w:r>
        <w:rPr>
          <w:rFonts w:asciiTheme="minorHAnsi" w:hAnsiTheme="minorHAnsi"/>
          <w:b/>
          <w:bCs/>
        </w:rPr>
        <w:t xml:space="preserve">Onur Özdemir – </w:t>
      </w:r>
      <w:del w:id="162" w:author="Merve Çavdar" w:date="2026-07-07T15:34:00Z" w16du:dateUtc="2026-07-07T12:34:00Z">
        <w:r w:rsidDel="00244C22">
          <w:rPr>
            <w:rFonts w:asciiTheme="minorHAnsi" w:hAnsiTheme="minorHAnsi"/>
            <w:b/>
            <w:bCs/>
          </w:rPr>
          <w:delText xml:space="preserve">Head of </w:delText>
        </w:r>
        <w:r w:rsidRPr="005B668F" w:rsidDel="00244C22">
          <w:rPr>
            <w:rFonts w:asciiTheme="minorHAnsi" w:hAnsiTheme="minorHAnsi"/>
            <w:b/>
            <w:bCs/>
          </w:rPr>
          <w:delText>Entrepreneurship Ecosystem</w:delText>
        </w:r>
      </w:del>
      <w:ins w:id="163" w:author="Merve Çavdar" w:date="2026-07-07T15:34:00Z" w16du:dateUtc="2026-07-07T12:34:00Z">
        <w:r w:rsidR="00244C22">
          <w:rPr>
            <w:rFonts w:asciiTheme="minorHAnsi" w:hAnsiTheme="minorHAnsi"/>
            <w:b/>
            <w:bCs/>
          </w:rPr>
          <w:t>Girişimcilik Ekosistemi ve Açık Bankacılık Bölüm Başkanı</w:t>
        </w:r>
      </w:ins>
    </w:p>
    <w:p w14:paraId="39A26344" w14:textId="6DD91B00" w:rsidR="009411D2" w:rsidRPr="009411D2" w:rsidRDefault="009411D2" w:rsidP="009411D2">
      <w:pPr>
        <w:pStyle w:val="NormalWeb"/>
        <w:numPr>
          <w:ilvl w:val="0"/>
          <w:numId w:val="7"/>
        </w:numPr>
        <w:rPr>
          <w:rFonts w:asciiTheme="minorHAnsi" w:hAnsiTheme="minorHAnsi"/>
          <w:b/>
          <w:bCs/>
        </w:rPr>
      </w:pPr>
      <w:r>
        <w:rPr>
          <w:rFonts w:asciiTheme="minorHAnsi" w:hAnsiTheme="minorHAnsi"/>
          <w:b/>
          <w:bCs/>
        </w:rPr>
        <w:t xml:space="preserve">Pınar Buz - </w:t>
      </w:r>
      <w:del w:id="164" w:author="Merve Çavdar" w:date="2026-07-07T15:38:00Z" w16du:dateUtc="2026-07-07T12:38:00Z">
        <w:r w:rsidRPr="002D26F2" w:rsidDel="00244C22">
          <w:rPr>
            <w:rFonts w:asciiTheme="minorHAnsi" w:hAnsiTheme="minorHAnsi"/>
            <w:b/>
            <w:bCs/>
          </w:rPr>
          <w:delText>O</w:delText>
        </w:r>
      </w:del>
      <w:ins w:id="165" w:author="Merve Çavdar" w:date="2026-07-07T15:38:00Z" w16du:dateUtc="2026-07-07T12:38:00Z">
        <w:r w:rsidR="00244C22" w:rsidRPr="00244C22">
          <w:rPr>
            <w:rFonts w:asciiTheme="minorHAnsi" w:hAnsiTheme="minorHAnsi"/>
            <w:b/>
            <w:bCs/>
          </w:rPr>
          <w:t>Açık Bankacılık Ve Servis Modeli Bankacılığı</w:t>
        </w:r>
        <w:r w:rsidR="00244C22">
          <w:rPr>
            <w:rFonts w:asciiTheme="minorHAnsi" w:hAnsiTheme="minorHAnsi"/>
            <w:b/>
            <w:bCs/>
          </w:rPr>
          <w:t xml:space="preserve"> Birim Yöneticisi</w:t>
        </w:r>
      </w:ins>
      <w:del w:id="166" w:author="Merve Çavdar" w:date="2026-07-07T15:38:00Z" w16du:dateUtc="2026-07-07T12:38:00Z">
        <w:r w:rsidRPr="002D26F2" w:rsidDel="00244C22">
          <w:rPr>
            <w:rFonts w:asciiTheme="minorHAnsi" w:hAnsiTheme="minorHAnsi"/>
            <w:b/>
            <w:bCs/>
          </w:rPr>
          <w:delText>pen Banking And Service Model Banking Unit Manager</w:delText>
        </w:r>
      </w:del>
    </w:p>
    <w:p w14:paraId="3190B47B" w14:textId="67ED5913" w:rsidR="009411D2" w:rsidRDefault="009411D2" w:rsidP="009411D2">
      <w:pPr>
        <w:pStyle w:val="NormalWeb"/>
        <w:numPr>
          <w:ilvl w:val="0"/>
          <w:numId w:val="7"/>
        </w:numPr>
        <w:rPr>
          <w:ins w:id="167" w:author="Merve Çavdar" w:date="2026-07-07T15:31:00Z" w16du:dateUtc="2026-07-07T12:31:00Z"/>
          <w:rFonts w:asciiTheme="minorHAnsi" w:hAnsiTheme="minorHAnsi"/>
          <w:b/>
          <w:bCs/>
        </w:rPr>
      </w:pPr>
      <w:r>
        <w:rPr>
          <w:rFonts w:asciiTheme="minorHAnsi" w:hAnsiTheme="minorHAnsi"/>
          <w:b/>
          <w:bCs/>
        </w:rPr>
        <w:t xml:space="preserve">Merve Çavdar Çetin – </w:t>
      </w:r>
      <w:del w:id="168" w:author="Merve Çavdar" w:date="2026-07-07T15:38:00Z" w16du:dateUtc="2026-07-07T12:38:00Z">
        <w:r w:rsidDel="00244C22">
          <w:rPr>
            <w:rFonts w:asciiTheme="minorHAnsi" w:hAnsiTheme="minorHAnsi"/>
            <w:b/>
            <w:bCs/>
          </w:rPr>
          <w:delText>Entrepreneurial Ecosystem Manager</w:delText>
        </w:r>
      </w:del>
      <w:ins w:id="169" w:author="Merve Çavdar" w:date="2026-07-07T15:38:00Z" w16du:dateUtc="2026-07-07T12:38:00Z">
        <w:r w:rsidR="00244C22">
          <w:rPr>
            <w:rFonts w:asciiTheme="minorHAnsi" w:hAnsiTheme="minorHAnsi"/>
            <w:b/>
            <w:bCs/>
          </w:rPr>
          <w:t>Girişimcilik Ekosistemi Yöneticisi</w:t>
        </w:r>
      </w:ins>
    </w:p>
    <w:p w14:paraId="6C25382A" w14:textId="1E37DA65" w:rsidR="00244C22" w:rsidRDefault="00244C22" w:rsidP="009411D2">
      <w:pPr>
        <w:pStyle w:val="NormalWeb"/>
        <w:numPr>
          <w:ilvl w:val="0"/>
          <w:numId w:val="7"/>
        </w:numPr>
        <w:rPr>
          <w:rFonts w:asciiTheme="minorHAnsi" w:hAnsiTheme="minorHAnsi"/>
          <w:b/>
          <w:bCs/>
        </w:rPr>
      </w:pPr>
      <w:ins w:id="170" w:author="Merve Çavdar" w:date="2026-07-07T15:32:00Z" w16du:dateUtc="2026-07-07T12:32:00Z">
        <w:r>
          <w:rPr>
            <w:rFonts w:asciiTheme="minorHAnsi" w:hAnsiTheme="minorHAnsi"/>
            <w:b/>
            <w:bCs/>
          </w:rPr>
          <w:t xml:space="preserve">Emre Tekneci </w:t>
        </w:r>
      </w:ins>
      <w:ins w:id="171" w:author="Merve Çavdar" w:date="2026-07-07T15:38:00Z" w16du:dateUtc="2026-07-07T12:38:00Z">
        <w:r>
          <w:rPr>
            <w:rFonts w:asciiTheme="minorHAnsi" w:hAnsiTheme="minorHAnsi"/>
            <w:b/>
            <w:bCs/>
          </w:rPr>
          <w:t xml:space="preserve">- </w:t>
        </w:r>
        <w:r>
          <w:rPr>
            <w:rFonts w:asciiTheme="minorHAnsi" w:hAnsiTheme="minorHAnsi"/>
            <w:b/>
            <w:bCs/>
          </w:rPr>
          <w:t>Girişimcilik Ekosistemi ve Açık Bankacılık</w:t>
        </w:r>
        <w:r>
          <w:rPr>
            <w:rFonts w:asciiTheme="minorHAnsi" w:hAnsiTheme="minorHAnsi"/>
            <w:b/>
            <w:bCs/>
          </w:rPr>
          <w:t xml:space="preserve"> Bölüm Stajyeri</w:t>
        </w:r>
      </w:ins>
    </w:p>
    <w:p w14:paraId="2461F15B" w14:textId="43B72410" w:rsidR="009411D2" w:rsidRDefault="009411D2" w:rsidP="009411D2">
      <w:pPr>
        <w:pStyle w:val="NormalWeb"/>
        <w:numPr>
          <w:ilvl w:val="0"/>
          <w:numId w:val="7"/>
        </w:numPr>
        <w:rPr>
          <w:rFonts w:asciiTheme="minorHAnsi" w:hAnsiTheme="minorHAnsi"/>
          <w:b/>
          <w:bCs/>
        </w:rPr>
      </w:pPr>
      <w:r>
        <w:rPr>
          <w:rFonts w:asciiTheme="minorHAnsi" w:hAnsiTheme="minorHAnsi"/>
          <w:b/>
          <w:bCs/>
        </w:rPr>
        <w:t xml:space="preserve">Metehan Korkmaz – </w:t>
      </w:r>
      <w:ins w:id="172" w:author="Merve Çavdar" w:date="2026-07-07T15:38:00Z" w16du:dateUtc="2026-07-07T12:38:00Z">
        <w:r w:rsidR="00244C22">
          <w:rPr>
            <w:rFonts w:asciiTheme="minorHAnsi" w:hAnsiTheme="minorHAnsi"/>
            <w:b/>
            <w:bCs/>
          </w:rPr>
          <w:t>Girişimcilik Ekosistemi ve Açık Bankacılık Bölüm Stajyeri</w:t>
        </w:r>
      </w:ins>
    </w:p>
    <w:p w14:paraId="7AED5DD8" w14:textId="77777777" w:rsidR="009411D2" w:rsidRDefault="009411D2" w:rsidP="009411D2">
      <w:pPr>
        <w:pStyle w:val="NormalWeb"/>
        <w:rPr>
          <w:rFonts w:asciiTheme="minorHAnsi" w:hAnsiTheme="minorHAnsi"/>
          <w:b/>
          <w:bCs/>
        </w:rPr>
      </w:pPr>
    </w:p>
    <w:p w14:paraId="763750D9" w14:textId="2A9D986D" w:rsidR="009411D2" w:rsidRDefault="009411D2" w:rsidP="009411D2">
      <w:pPr>
        <w:pStyle w:val="NormalWeb"/>
        <w:rPr>
          <w:rFonts w:asciiTheme="minorHAnsi" w:hAnsiTheme="minorHAnsi"/>
          <w:b/>
          <w:bCs/>
        </w:rPr>
      </w:pPr>
      <w:r>
        <w:rPr>
          <w:rFonts w:asciiTheme="minorHAnsi" w:hAnsiTheme="minorHAnsi"/>
          <w:b/>
          <w:bCs/>
        </w:rPr>
        <w:lastRenderedPageBreak/>
        <w:t>İLETİŞİM</w:t>
      </w:r>
    </w:p>
    <w:p w14:paraId="629304ED" w14:textId="2667141A" w:rsidR="00163747" w:rsidRPr="00EF6469" w:rsidDel="00156784" w:rsidRDefault="00163747" w:rsidP="00163747">
      <w:pPr>
        <w:pStyle w:val="NormalWeb"/>
        <w:rPr>
          <w:del w:id="173" w:author="Merve Çavdar" w:date="2026-07-07T16:02:00Z" w16du:dateUtc="2026-07-07T13:02:00Z"/>
          <w:rFonts w:asciiTheme="minorHAnsi" w:eastAsiaTheme="minorHAnsi" w:hAnsiTheme="minorHAnsi" w:cstheme="minorBidi"/>
          <w:kern w:val="2"/>
          <w14:ligatures w14:val="standardContextual"/>
        </w:rPr>
      </w:pPr>
      <w:r w:rsidRPr="00EF6469">
        <w:rPr>
          <w:rFonts w:asciiTheme="minorHAnsi" w:eastAsiaTheme="minorHAnsi" w:hAnsiTheme="minorHAnsi" w:cstheme="minorBidi"/>
          <w:kern w:val="2"/>
          <w14:ligatures w14:val="standardContextual"/>
        </w:rPr>
        <w:t xml:space="preserve">Finans, teknoloji veya </w:t>
      </w:r>
      <w:del w:id="174" w:author="Merve Çavdar" w:date="2026-07-07T16:02:00Z" w16du:dateUtc="2026-07-07T13:02:00Z">
        <w:r w:rsidRPr="00EF6469" w:rsidDel="00156784">
          <w:rPr>
            <w:rFonts w:asciiTheme="minorHAnsi" w:eastAsiaTheme="minorHAnsi" w:hAnsiTheme="minorHAnsi" w:cstheme="minorBidi"/>
            <w:kern w:val="2"/>
            <w14:ligatures w14:val="standardContextual"/>
          </w:rPr>
          <w:delText xml:space="preserve">perakende </w:delText>
        </w:r>
      </w:del>
      <w:ins w:id="175" w:author="Merve Çavdar" w:date="2026-07-07T16:02:00Z" w16du:dateUtc="2026-07-07T13:02:00Z">
        <w:r w:rsidR="00156784">
          <w:rPr>
            <w:rFonts w:asciiTheme="minorHAnsi" w:eastAsiaTheme="minorHAnsi" w:hAnsiTheme="minorHAnsi" w:cstheme="minorBidi"/>
            <w:kern w:val="2"/>
            <w14:ligatures w14:val="standardContextual"/>
          </w:rPr>
          <w:t>sigortacılık</w:t>
        </w:r>
        <w:r w:rsidR="00156784" w:rsidRPr="00EF6469">
          <w:rPr>
            <w:rFonts w:asciiTheme="minorHAnsi" w:eastAsiaTheme="minorHAnsi" w:hAnsiTheme="minorHAnsi" w:cstheme="minorBidi"/>
            <w:kern w:val="2"/>
            <w14:ligatures w14:val="standardContextual"/>
          </w:rPr>
          <w:t xml:space="preserve"> </w:t>
        </w:r>
      </w:ins>
      <w:r w:rsidRPr="00EF6469">
        <w:rPr>
          <w:rFonts w:asciiTheme="minorHAnsi" w:eastAsiaTheme="minorHAnsi" w:hAnsiTheme="minorHAnsi" w:cstheme="minorBidi"/>
          <w:kern w:val="2"/>
          <w14:ligatures w14:val="standardContextual"/>
        </w:rPr>
        <w:t>teknolojileri alanında yenilikçi çözümler mi geliştiriyorsunuz?</w:t>
      </w:r>
      <w:ins w:id="176" w:author="Merve Çavdar" w:date="2026-07-07T16:02:00Z" w16du:dateUtc="2026-07-07T13:02:00Z">
        <w:r w:rsidR="00156784">
          <w:rPr>
            <w:rFonts w:asciiTheme="minorHAnsi" w:eastAsiaTheme="minorHAnsi" w:hAnsiTheme="minorHAnsi" w:cstheme="minorBidi"/>
            <w:kern w:val="2"/>
            <w14:ligatures w14:val="standardContextual"/>
          </w:rPr>
          <w:t xml:space="preserve"> </w:t>
        </w:r>
      </w:ins>
    </w:p>
    <w:p w14:paraId="2A77FB08" w14:textId="77777777" w:rsidR="00163747" w:rsidRPr="00EF6469" w:rsidRDefault="00163747" w:rsidP="00163747">
      <w:pPr>
        <w:pStyle w:val="NormalWeb"/>
        <w:rPr>
          <w:rFonts w:asciiTheme="minorHAnsi" w:eastAsiaTheme="minorHAnsi" w:hAnsiTheme="minorHAnsi" w:cstheme="minorBidi"/>
          <w:kern w:val="2"/>
          <w14:ligatures w14:val="standardContextual"/>
        </w:rPr>
      </w:pPr>
      <w:r w:rsidRPr="00EF6469">
        <w:rPr>
          <w:rFonts w:asciiTheme="minorHAnsi" w:eastAsiaTheme="minorHAnsi" w:hAnsiTheme="minorHAnsi" w:cstheme="minorBidi"/>
          <w:kern w:val="2"/>
          <w14:ligatures w14:val="standardContextual"/>
        </w:rPr>
        <w:t>ONx Ventures ekibiyle tanışın ve Burgan Bank’ın güçlü ekosisteminin sunduğu iş birliği ve yatırım fırsatlarını keşfedin.</w:t>
      </w:r>
    </w:p>
    <w:p w14:paraId="40542185" w14:textId="1548F1FC" w:rsidR="009411D2" w:rsidRPr="004239F6" w:rsidRDefault="009411D2" w:rsidP="00163747">
      <w:pPr>
        <w:pStyle w:val="NormalWeb"/>
        <w:rPr>
          <w:rFonts w:asciiTheme="minorHAnsi" w:hAnsiTheme="minorHAnsi"/>
          <w:b/>
          <w:bCs/>
        </w:rPr>
      </w:pPr>
      <w:r w:rsidRPr="004239F6">
        <w:rPr>
          <w:rFonts w:ascii="Apple Color Emoji" w:hAnsi="Apple Color Emoji" w:cs="Apple Color Emoji"/>
          <w:b/>
          <w:bCs/>
        </w:rPr>
        <w:t>📧</w:t>
      </w:r>
      <w:r w:rsidRPr="004239F6">
        <w:rPr>
          <w:rFonts w:asciiTheme="minorHAnsi" w:hAnsiTheme="minorHAnsi"/>
          <w:b/>
          <w:bCs/>
        </w:rPr>
        <w:t xml:space="preserve"> E-posta: </w:t>
      </w:r>
      <w:r>
        <w:rPr>
          <w:rFonts w:asciiTheme="minorHAnsi" w:hAnsiTheme="minorHAnsi"/>
          <w:b/>
          <w:bCs/>
        </w:rPr>
        <w:t>girisimcilikekositemi@on.com.tr</w:t>
      </w:r>
      <w:r w:rsidRPr="004239F6">
        <w:rPr>
          <w:rFonts w:asciiTheme="minorHAnsi" w:hAnsiTheme="minorHAnsi"/>
          <w:b/>
          <w:bCs/>
        </w:rPr>
        <w:t xml:space="preserve"> </w:t>
      </w:r>
      <w:r w:rsidRPr="004239F6">
        <w:rPr>
          <w:rFonts w:asciiTheme="minorHAnsi" w:hAnsiTheme="minorHAnsi"/>
          <w:b/>
          <w:bCs/>
        </w:rPr>
        <w:br/>
      </w:r>
      <w:r w:rsidRPr="004239F6">
        <w:rPr>
          <w:rFonts w:ascii="Apple Color Emoji" w:hAnsi="Apple Color Emoji" w:cs="Apple Color Emoji"/>
          <w:b/>
          <w:bCs/>
        </w:rPr>
        <w:t>🌐</w:t>
      </w:r>
      <w:r w:rsidRPr="004239F6">
        <w:rPr>
          <w:rFonts w:asciiTheme="minorHAnsi" w:hAnsiTheme="minorHAnsi"/>
          <w:b/>
          <w:bCs/>
        </w:rPr>
        <w:t xml:space="preserve"> Web: </w:t>
      </w:r>
      <w:r w:rsidRPr="004239F6">
        <w:rPr>
          <w:rFonts w:asciiTheme="minorHAnsi" w:hAnsiTheme="minorHAnsi"/>
          <w:b/>
          <w:bCs/>
        </w:rPr>
        <w:br/>
      </w:r>
      <w:r w:rsidRPr="004239F6">
        <w:rPr>
          <w:rFonts w:ascii="Apple Color Emoji" w:hAnsi="Apple Color Emoji" w:cs="Apple Color Emoji"/>
          <w:b/>
          <w:bCs/>
        </w:rPr>
        <w:t>📍</w:t>
      </w:r>
      <w:r w:rsidRPr="004239F6">
        <w:rPr>
          <w:rFonts w:asciiTheme="minorHAnsi" w:hAnsiTheme="minorHAnsi"/>
          <w:b/>
          <w:bCs/>
        </w:rPr>
        <w:t xml:space="preserve"> Adres: Burgan Bank Genel Müdürlük, İstanbul</w:t>
      </w:r>
    </w:p>
    <w:p w14:paraId="09DF0F4B" w14:textId="77777777" w:rsidR="009411D2" w:rsidRPr="00471AA7" w:rsidRDefault="009411D2" w:rsidP="00471AA7"/>
    <w:sectPr w:rsidR="009411D2" w:rsidRPr="00471AA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3" w:author="Anıl Akyol" w:date="2026-01-22T17:35:00Z" w:initials="AA">
    <w:p w14:paraId="09FF6A2F" w14:textId="56C8BA67" w:rsidR="0011685B" w:rsidRDefault="0011685B">
      <w:pPr>
        <w:pStyle w:val="CommentText"/>
      </w:pPr>
      <w:r>
        <w:rPr>
          <w:rStyle w:val="CommentReference"/>
        </w:rPr>
        <w:annotationRef/>
      </w:r>
      <w:r>
        <w:t>Yatırım komitesinde banka üyelerimiz haricinde PYŞ’nin de üyeleri olacaktır. Buraya eklenmesi düşünülebilir.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FF6A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1CDE6D" w16cex:dateUtc="2026-01-22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FF6A2F" w16cid:durableId="2D1CDE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D1AE03" w14:textId="77777777" w:rsidR="00447BD9" w:rsidRDefault="00447BD9" w:rsidP="001037AA">
      <w:pPr>
        <w:spacing w:after="0" w:line="240" w:lineRule="auto"/>
      </w:pPr>
      <w:r>
        <w:separator/>
      </w:r>
    </w:p>
  </w:endnote>
  <w:endnote w:type="continuationSeparator" w:id="0">
    <w:p w14:paraId="028A96FC" w14:textId="77777777" w:rsidR="00447BD9" w:rsidRDefault="00447BD9" w:rsidP="00103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3F0DE" w14:textId="77777777" w:rsidR="001037AA" w:rsidRDefault="001037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87CE77" w14:textId="3D269193" w:rsidR="001037AA" w:rsidRDefault="001037AA">
    <w:pPr>
      <w:pStyle w:val="Footer"/>
      <w:jc w:val="right"/>
      <w:pPrChange w:id="177" w:author="Esra Eğilmez" w:date="2026-01-09T15:34:00Z">
        <w:pPr>
          <w:pStyle w:val="Footer"/>
        </w:pPr>
      </w:pPrChange>
    </w:pPr>
    <w:bookmarkStart w:id="178" w:name="DocumentMarkings1FooterPrimary"/>
    <w:ins w:id="179" w:author="Esra Eğilmez" w:date="2026-01-09T15:34:00Z">
      <w:r w:rsidRPr="001037AA">
        <w:rPr>
          <w:rFonts w:ascii="Calibri" w:hAnsi="Calibri" w:cs="Calibri"/>
          <w:b/>
          <w:color w:val="008000"/>
          <w:sz w:val="22"/>
          <w:rPrChange w:id="180" w:author="Esra Eğilmez" w:date="2026-01-09T15:34:00Z">
            <w:rPr/>
          </w:rPrChange>
        </w:rPr>
        <w:t>Genel | Public</w:t>
      </w:r>
    </w:ins>
    <w:bookmarkEnd w:id="17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751321" w14:textId="77777777" w:rsidR="001037AA" w:rsidRDefault="00103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749BDF" w14:textId="77777777" w:rsidR="00447BD9" w:rsidRDefault="00447BD9" w:rsidP="001037AA">
      <w:pPr>
        <w:spacing w:after="0" w:line="240" w:lineRule="auto"/>
      </w:pPr>
      <w:r>
        <w:separator/>
      </w:r>
    </w:p>
  </w:footnote>
  <w:footnote w:type="continuationSeparator" w:id="0">
    <w:p w14:paraId="593F38D1" w14:textId="77777777" w:rsidR="00447BD9" w:rsidRDefault="00447BD9" w:rsidP="00103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D6170" w14:textId="77777777" w:rsidR="001037AA" w:rsidRDefault="001037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F7B8B" w14:textId="77777777" w:rsidR="001037AA" w:rsidRDefault="001037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CBF65F" w14:textId="77777777" w:rsidR="001037AA" w:rsidRDefault="001037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2664F"/>
    <w:multiLevelType w:val="hybridMultilevel"/>
    <w:tmpl w:val="7B04C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70604"/>
    <w:multiLevelType w:val="multilevel"/>
    <w:tmpl w:val="E94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4199"/>
    <w:multiLevelType w:val="hybridMultilevel"/>
    <w:tmpl w:val="1BCCE3F8"/>
    <w:lvl w:ilvl="0" w:tplc="65C83FEE">
      <w:numFmt w:val="bullet"/>
      <w:lvlText w:val="•"/>
      <w:lvlJc w:val="left"/>
      <w:pPr>
        <w:ind w:left="720" w:hanging="360"/>
      </w:pPr>
      <w:rPr>
        <w:rFonts w:ascii="Aptos" w:eastAsia="Times New Roman" w:hAnsi="Apto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91E5E"/>
    <w:multiLevelType w:val="hybridMultilevel"/>
    <w:tmpl w:val="8160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E27ABD"/>
    <w:multiLevelType w:val="hybridMultilevel"/>
    <w:tmpl w:val="DE5E538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 w15:restartNumberingAfterBreak="0">
    <w:nsid w:val="43C9474F"/>
    <w:multiLevelType w:val="hybridMultilevel"/>
    <w:tmpl w:val="B6F4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126256"/>
    <w:multiLevelType w:val="hybridMultilevel"/>
    <w:tmpl w:val="915C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F97903"/>
    <w:multiLevelType w:val="hybridMultilevel"/>
    <w:tmpl w:val="8D0A5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AC1329"/>
    <w:multiLevelType w:val="multilevel"/>
    <w:tmpl w:val="7336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648D7"/>
    <w:multiLevelType w:val="multilevel"/>
    <w:tmpl w:val="5E8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311AB"/>
    <w:multiLevelType w:val="multilevel"/>
    <w:tmpl w:val="156C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9659A"/>
    <w:multiLevelType w:val="hybridMultilevel"/>
    <w:tmpl w:val="3982A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91418E"/>
    <w:multiLevelType w:val="hybridMultilevel"/>
    <w:tmpl w:val="3066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BC552C"/>
    <w:multiLevelType w:val="multilevel"/>
    <w:tmpl w:val="8AF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686126">
    <w:abstractNumId w:val="13"/>
  </w:num>
  <w:num w:numId="2" w16cid:durableId="795295105">
    <w:abstractNumId w:val="8"/>
  </w:num>
  <w:num w:numId="3" w16cid:durableId="1474638867">
    <w:abstractNumId w:val="9"/>
  </w:num>
  <w:num w:numId="4" w16cid:durableId="2111970576">
    <w:abstractNumId w:val="11"/>
  </w:num>
  <w:num w:numId="5" w16cid:durableId="231627432">
    <w:abstractNumId w:val="7"/>
  </w:num>
  <w:num w:numId="6" w16cid:durableId="1026253667">
    <w:abstractNumId w:val="3"/>
  </w:num>
  <w:num w:numId="7" w16cid:durableId="893152434">
    <w:abstractNumId w:val="12"/>
  </w:num>
  <w:num w:numId="8" w16cid:durableId="11298444">
    <w:abstractNumId w:val="1"/>
  </w:num>
  <w:num w:numId="9" w16cid:durableId="805784516">
    <w:abstractNumId w:val="10"/>
  </w:num>
  <w:num w:numId="10" w16cid:durableId="510334419">
    <w:abstractNumId w:val="4"/>
  </w:num>
  <w:num w:numId="11" w16cid:durableId="93744562">
    <w:abstractNumId w:val="5"/>
  </w:num>
  <w:num w:numId="12" w16cid:durableId="2107113486">
    <w:abstractNumId w:val="6"/>
  </w:num>
  <w:num w:numId="13" w16cid:durableId="1339380523">
    <w:abstractNumId w:val="0"/>
  </w:num>
  <w:num w:numId="14" w16cid:durableId="13604736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rve Çavdar">
    <w15:presenceInfo w15:providerId="AD" w15:userId="S::MCavdar@on.com.tr::789631de-c10a-4167-ac04-3e8267927535"/>
  </w15:person>
  <w15:person w15:author="Esra Eğilmez">
    <w15:presenceInfo w15:providerId="AD" w15:userId="S::EEgilmez@burgan.com.tr::498c9346-d14e-45b7-813c-b69f73eb34ec"/>
  </w15:person>
  <w15:person w15:author="Anıl Akyol">
    <w15:presenceInfo w15:providerId="AD" w15:userId="S::AAkyol@burgan.com.tr::fe5493d9-f6c9-4b9d-82eb-81adf98de2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hideSpellingErrors/>
  <w:hideGrammaticalError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02"/>
    <w:rsid w:val="00033BB6"/>
    <w:rsid w:val="00035BC7"/>
    <w:rsid w:val="00063D79"/>
    <w:rsid w:val="00091A1A"/>
    <w:rsid w:val="001037AA"/>
    <w:rsid w:val="0011685B"/>
    <w:rsid w:val="00134741"/>
    <w:rsid w:val="00135319"/>
    <w:rsid w:val="00156784"/>
    <w:rsid w:val="00163747"/>
    <w:rsid w:val="001656BE"/>
    <w:rsid w:val="001D1772"/>
    <w:rsid w:val="001D758F"/>
    <w:rsid w:val="00244C22"/>
    <w:rsid w:val="002A4CEB"/>
    <w:rsid w:val="002A5456"/>
    <w:rsid w:val="00314FFF"/>
    <w:rsid w:val="00337C7C"/>
    <w:rsid w:val="00380F14"/>
    <w:rsid w:val="00397C8B"/>
    <w:rsid w:val="00447BD9"/>
    <w:rsid w:val="00471AA7"/>
    <w:rsid w:val="004A2869"/>
    <w:rsid w:val="005631E2"/>
    <w:rsid w:val="005830A2"/>
    <w:rsid w:val="00593F46"/>
    <w:rsid w:val="00597020"/>
    <w:rsid w:val="00623A95"/>
    <w:rsid w:val="006379EE"/>
    <w:rsid w:val="006C15A2"/>
    <w:rsid w:val="00744E4A"/>
    <w:rsid w:val="007A4BEB"/>
    <w:rsid w:val="007D013E"/>
    <w:rsid w:val="007D605A"/>
    <w:rsid w:val="007F53DF"/>
    <w:rsid w:val="0080243B"/>
    <w:rsid w:val="00827F4C"/>
    <w:rsid w:val="0089128F"/>
    <w:rsid w:val="008E5036"/>
    <w:rsid w:val="00925D97"/>
    <w:rsid w:val="00935465"/>
    <w:rsid w:val="009411D2"/>
    <w:rsid w:val="00950C50"/>
    <w:rsid w:val="00987094"/>
    <w:rsid w:val="009D37E9"/>
    <w:rsid w:val="00B57AD2"/>
    <w:rsid w:val="00B71D75"/>
    <w:rsid w:val="00BE3C37"/>
    <w:rsid w:val="00CF5F04"/>
    <w:rsid w:val="00D460EE"/>
    <w:rsid w:val="00D80386"/>
    <w:rsid w:val="00DC6502"/>
    <w:rsid w:val="00E01B74"/>
    <w:rsid w:val="00E20509"/>
    <w:rsid w:val="00EF6469"/>
    <w:rsid w:val="00F657DC"/>
    <w:rsid w:val="00FB5B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A0E0"/>
  <w15:chartTrackingRefBased/>
  <w15:docId w15:val="{0BF1E5D1-ED99-5F4B-8FB8-A1F4F005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502"/>
  </w:style>
  <w:style w:type="paragraph" w:styleId="Heading1">
    <w:name w:val="heading 1"/>
    <w:basedOn w:val="Normal"/>
    <w:next w:val="Normal"/>
    <w:link w:val="Heading1Char"/>
    <w:uiPriority w:val="9"/>
    <w:qFormat/>
    <w:rsid w:val="00DC6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502"/>
    <w:rPr>
      <w:rFonts w:eastAsiaTheme="majorEastAsia" w:cstheme="majorBidi"/>
      <w:color w:val="272727" w:themeColor="text1" w:themeTint="D8"/>
    </w:rPr>
  </w:style>
  <w:style w:type="paragraph" w:styleId="Title">
    <w:name w:val="Title"/>
    <w:basedOn w:val="Normal"/>
    <w:next w:val="Normal"/>
    <w:link w:val="TitleChar"/>
    <w:uiPriority w:val="10"/>
    <w:qFormat/>
    <w:rsid w:val="00DC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502"/>
    <w:pPr>
      <w:spacing w:before="160"/>
      <w:jc w:val="center"/>
    </w:pPr>
    <w:rPr>
      <w:i/>
      <w:iCs/>
      <w:color w:val="404040" w:themeColor="text1" w:themeTint="BF"/>
    </w:rPr>
  </w:style>
  <w:style w:type="character" w:customStyle="1" w:styleId="QuoteChar">
    <w:name w:val="Quote Char"/>
    <w:basedOn w:val="DefaultParagraphFont"/>
    <w:link w:val="Quote"/>
    <w:uiPriority w:val="29"/>
    <w:rsid w:val="00DC6502"/>
    <w:rPr>
      <w:i/>
      <w:iCs/>
      <w:color w:val="404040" w:themeColor="text1" w:themeTint="BF"/>
    </w:rPr>
  </w:style>
  <w:style w:type="paragraph" w:styleId="ListParagraph">
    <w:name w:val="List Paragraph"/>
    <w:basedOn w:val="Normal"/>
    <w:uiPriority w:val="34"/>
    <w:qFormat/>
    <w:rsid w:val="00DC6502"/>
    <w:pPr>
      <w:ind w:left="720"/>
      <w:contextualSpacing/>
    </w:pPr>
  </w:style>
  <w:style w:type="character" w:styleId="IntenseEmphasis">
    <w:name w:val="Intense Emphasis"/>
    <w:basedOn w:val="DefaultParagraphFont"/>
    <w:uiPriority w:val="21"/>
    <w:qFormat/>
    <w:rsid w:val="00DC6502"/>
    <w:rPr>
      <w:i/>
      <w:iCs/>
      <w:color w:val="0F4761" w:themeColor="accent1" w:themeShade="BF"/>
    </w:rPr>
  </w:style>
  <w:style w:type="paragraph" w:styleId="IntenseQuote">
    <w:name w:val="Intense Quote"/>
    <w:basedOn w:val="Normal"/>
    <w:next w:val="Normal"/>
    <w:link w:val="IntenseQuoteChar"/>
    <w:uiPriority w:val="30"/>
    <w:qFormat/>
    <w:rsid w:val="00DC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502"/>
    <w:rPr>
      <w:i/>
      <w:iCs/>
      <w:color w:val="0F4761" w:themeColor="accent1" w:themeShade="BF"/>
    </w:rPr>
  </w:style>
  <w:style w:type="character" w:styleId="IntenseReference">
    <w:name w:val="Intense Reference"/>
    <w:basedOn w:val="DefaultParagraphFont"/>
    <w:uiPriority w:val="32"/>
    <w:qFormat/>
    <w:rsid w:val="00DC6502"/>
    <w:rPr>
      <w:b/>
      <w:bCs/>
      <w:smallCaps/>
      <w:color w:val="0F4761" w:themeColor="accent1" w:themeShade="BF"/>
      <w:spacing w:val="5"/>
    </w:rPr>
  </w:style>
  <w:style w:type="character" w:styleId="CommentReference">
    <w:name w:val="annotation reference"/>
    <w:basedOn w:val="DefaultParagraphFont"/>
    <w:uiPriority w:val="99"/>
    <w:semiHidden/>
    <w:unhideWhenUsed/>
    <w:rsid w:val="006C15A2"/>
    <w:rPr>
      <w:sz w:val="16"/>
      <w:szCs w:val="16"/>
    </w:rPr>
  </w:style>
  <w:style w:type="paragraph" w:styleId="CommentText">
    <w:name w:val="annotation text"/>
    <w:basedOn w:val="Normal"/>
    <w:link w:val="CommentTextChar"/>
    <w:uiPriority w:val="99"/>
    <w:semiHidden/>
    <w:unhideWhenUsed/>
    <w:rsid w:val="006C15A2"/>
    <w:pPr>
      <w:spacing w:line="240" w:lineRule="auto"/>
    </w:pPr>
    <w:rPr>
      <w:sz w:val="20"/>
      <w:szCs w:val="20"/>
    </w:rPr>
  </w:style>
  <w:style w:type="character" w:customStyle="1" w:styleId="CommentTextChar">
    <w:name w:val="Comment Text Char"/>
    <w:basedOn w:val="DefaultParagraphFont"/>
    <w:link w:val="CommentText"/>
    <w:uiPriority w:val="99"/>
    <w:semiHidden/>
    <w:rsid w:val="006C15A2"/>
    <w:rPr>
      <w:sz w:val="20"/>
      <w:szCs w:val="20"/>
    </w:rPr>
  </w:style>
  <w:style w:type="paragraph" w:styleId="CommentSubject">
    <w:name w:val="annotation subject"/>
    <w:basedOn w:val="CommentText"/>
    <w:next w:val="CommentText"/>
    <w:link w:val="CommentSubjectChar"/>
    <w:uiPriority w:val="99"/>
    <w:semiHidden/>
    <w:unhideWhenUsed/>
    <w:rsid w:val="006C15A2"/>
    <w:rPr>
      <w:b/>
      <w:bCs/>
    </w:rPr>
  </w:style>
  <w:style w:type="character" w:customStyle="1" w:styleId="CommentSubjectChar">
    <w:name w:val="Comment Subject Char"/>
    <w:basedOn w:val="CommentTextChar"/>
    <w:link w:val="CommentSubject"/>
    <w:uiPriority w:val="99"/>
    <w:semiHidden/>
    <w:rsid w:val="006C15A2"/>
    <w:rPr>
      <w:b/>
      <w:bCs/>
      <w:sz w:val="20"/>
      <w:szCs w:val="20"/>
    </w:rPr>
  </w:style>
  <w:style w:type="character" w:styleId="Strong">
    <w:name w:val="Strong"/>
    <w:basedOn w:val="DefaultParagraphFont"/>
    <w:uiPriority w:val="22"/>
    <w:qFormat/>
    <w:rsid w:val="007F53DF"/>
    <w:rPr>
      <w:b/>
      <w:bCs/>
    </w:rPr>
  </w:style>
  <w:style w:type="paragraph" w:styleId="NormalWeb">
    <w:name w:val="Normal (Web)"/>
    <w:basedOn w:val="Normal"/>
    <w:uiPriority w:val="99"/>
    <w:unhideWhenUsed/>
    <w:rsid w:val="007F53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830A2"/>
    <w:rPr>
      <w:color w:val="467886" w:themeColor="hyperlink"/>
      <w:u w:val="single"/>
    </w:rPr>
  </w:style>
  <w:style w:type="character" w:styleId="UnresolvedMention">
    <w:name w:val="Unresolved Mention"/>
    <w:basedOn w:val="DefaultParagraphFont"/>
    <w:uiPriority w:val="99"/>
    <w:semiHidden/>
    <w:unhideWhenUsed/>
    <w:rsid w:val="005830A2"/>
    <w:rPr>
      <w:color w:val="605E5C"/>
      <w:shd w:val="clear" w:color="auto" w:fill="E1DFDD"/>
    </w:rPr>
  </w:style>
  <w:style w:type="character" w:styleId="FollowedHyperlink">
    <w:name w:val="FollowedHyperlink"/>
    <w:basedOn w:val="DefaultParagraphFont"/>
    <w:uiPriority w:val="99"/>
    <w:semiHidden/>
    <w:unhideWhenUsed/>
    <w:rsid w:val="005830A2"/>
    <w:rPr>
      <w:color w:val="96607D" w:themeColor="followedHyperlink"/>
      <w:u w:val="single"/>
    </w:rPr>
  </w:style>
  <w:style w:type="character" w:styleId="Emphasis">
    <w:name w:val="Emphasis"/>
    <w:basedOn w:val="DefaultParagraphFont"/>
    <w:uiPriority w:val="20"/>
    <w:qFormat/>
    <w:rsid w:val="007D605A"/>
    <w:rPr>
      <w:i/>
      <w:iCs/>
    </w:rPr>
  </w:style>
  <w:style w:type="paragraph" w:styleId="Header">
    <w:name w:val="header"/>
    <w:basedOn w:val="Normal"/>
    <w:link w:val="HeaderChar"/>
    <w:uiPriority w:val="99"/>
    <w:unhideWhenUsed/>
    <w:rsid w:val="001037AA"/>
    <w:pPr>
      <w:tabs>
        <w:tab w:val="center" w:pos="4536"/>
        <w:tab w:val="right" w:pos="9072"/>
      </w:tabs>
      <w:spacing w:after="0" w:line="240" w:lineRule="auto"/>
    </w:pPr>
  </w:style>
  <w:style w:type="character" w:customStyle="1" w:styleId="HeaderChar">
    <w:name w:val="Header Char"/>
    <w:basedOn w:val="DefaultParagraphFont"/>
    <w:link w:val="Header"/>
    <w:uiPriority w:val="99"/>
    <w:rsid w:val="001037AA"/>
  </w:style>
  <w:style w:type="paragraph" w:styleId="Footer">
    <w:name w:val="footer"/>
    <w:basedOn w:val="Normal"/>
    <w:link w:val="FooterChar"/>
    <w:uiPriority w:val="99"/>
    <w:unhideWhenUsed/>
    <w:rsid w:val="001037AA"/>
    <w:pPr>
      <w:tabs>
        <w:tab w:val="center" w:pos="4536"/>
        <w:tab w:val="right" w:pos="9072"/>
      </w:tabs>
      <w:spacing w:after="0" w:line="240" w:lineRule="auto"/>
    </w:pPr>
  </w:style>
  <w:style w:type="character" w:customStyle="1" w:styleId="FooterChar">
    <w:name w:val="Footer Char"/>
    <w:basedOn w:val="DefaultParagraphFont"/>
    <w:link w:val="Footer"/>
    <w:uiPriority w:val="99"/>
    <w:rsid w:val="001037AA"/>
  </w:style>
  <w:style w:type="paragraph" w:styleId="Revision">
    <w:name w:val="Revision"/>
    <w:hidden/>
    <w:uiPriority w:val="99"/>
    <w:semiHidden/>
    <w:rsid w:val="001D17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5e9c465c-9e2e-430e-8cf0-11ea63cf9955</TitusGUID>
  <TitusMetadata xmlns="">eyJucyI6Imh0dHBzOlwvXC93d3cuYnVyZ2FuLmNvbS50clwvdHJcL1BhZ2VzXC9pbmRleC5hc3B4IiwicHJvcHMiOlt7Im4iOiJDbGFzc2lmaWNhdGlvbiIsInZhbHMiOlt7InZhbHVlIjoiRy0zZGU0ZWMxMmQxMmYifV19LHsibiI6IlN1YkNvbmZpZGVudGlhbCIsInZhbHMiOltdfSx7Im4iOiJLVktLIiwidmFscyI6W119LHsibiI6IkxhYmVsaW5nIiwidmFscyI6W3sidmFsdWUiOiJFLWYwY2VjZTBlNDUxOSJ9XX1dfQ==</TitusMetadata>
</titus>
</file>

<file path=customXml/itemProps1.xml><?xml version="1.0" encoding="utf-8"?>
<ds:datastoreItem xmlns:ds="http://schemas.openxmlformats.org/officeDocument/2006/customXml" ds:itemID="{E7131118-2BAB-421E-B150-473D3CB3AD47}">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1238</Words>
  <Characters>8362</Characters>
  <Application>Microsoft Office Word</Application>
  <DocSecurity>0</DocSecurity>
  <Lines>137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Çavdar</dc:creator>
  <cp:keywords/>
  <dc:description/>
  <cp:lastModifiedBy>Merve Çavdar</cp:lastModifiedBy>
  <cp:revision>5</cp:revision>
  <dcterms:created xsi:type="dcterms:W3CDTF">2026-07-07T11:50:00Z</dcterms:created>
  <dcterms:modified xsi:type="dcterms:W3CDTF">2026-07-07T13:03:00Z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5e9c465c-9e2e-430e-8cf0-11ea63cf9955</vt:lpwstr>
  </property>
  <property fmtid="{D5CDD505-2E9C-101B-9397-08002B2CF9AE}" pid="3" name="Classification">
    <vt:lpwstr>G-3de4ec12d12f</vt:lpwstr>
  </property>
  <property fmtid="{D5CDD505-2E9C-101B-9397-08002B2CF9AE}" pid="4" name="Labeling">
    <vt:lpwstr>E-f0cece0e4519</vt:lpwstr>
  </property>
</Properties>
</file>